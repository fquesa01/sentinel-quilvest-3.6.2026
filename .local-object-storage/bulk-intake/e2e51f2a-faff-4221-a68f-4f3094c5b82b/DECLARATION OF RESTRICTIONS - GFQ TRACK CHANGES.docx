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11FDE" w14:textId="77777777" w:rsidR="0066372B" w:rsidRDefault="0066372B" w:rsidP="0066372B">
      <w:pPr>
        <w:pStyle w:val="BlockText"/>
      </w:pPr>
    </w:p>
    <w:tbl>
      <w:tblPr>
        <w:tblStyle w:val="TableGrid"/>
        <w:tblW w:w="0" w:type="auto"/>
        <w:tblInd w:w="0" w:type="dxa"/>
        <w:tblBorders>
          <w:top w:val="none" w:sz="0" w:space="0" w:color="auto"/>
          <w:left w:val="none" w:sz="0" w:space="0" w:color="auto"/>
          <w:right w:val="none" w:sz="0" w:space="0" w:color="auto"/>
        </w:tblBorders>
        <w:tblLook w:val="04A0" w:firstRow="1" w:lastRow="0" w:firstColumn="1" w:lastColumn="0" w:noHBand="0" w:noVBand="1"/>
      </w:tblPr>
      <w:tblGrid>
        <w:gridCol w:w="4675"/>
        <w:gridCol w:w="4675"/>
      </w:tblGrid>
      <w:tr w:rsidR="0066372B" w14:paraId="5D59B953" w14:textId="77777777" w:rsidTr="0066372B">
        <w:tc>
          <w:tcPr>
            <w:tcW w:w="4675" w:type="dxa"/>
            <w:tcBorders>
              <w:top w:val="nil"/>
              <w:left w:val="nil"/>
              <w:bottom w:val="single" w:sz="4" w:space="0" w:color="auto"/>
              <w:right w:val="single" w:sz="4" w:space="0" w:color="auto"/>
            </w:tcBorders>
            <w:hideMark/>
          </w:tcPr>
          <w:p w14:paraId="5B408CA5" w14:textId="77777777" w:rsidR="0066372B" w:rsidRDefault="0066372B">
            <w:pPr>
              <w:pStyle w:val="BlockText"/>
            </w:pPr>
            <w:r>
              <w:t>This Instrument was Prepared by:</w:t>
            </w:r>
          </w:p>
          <w:p w14:paraId="56607FAA" w14:textId="22D7ACD2" w:rsidR="0066372B" w:rsidRDefault="0066372B">
            <w:pPr>
              <w:pStyle w:val="BlockText"/>
              <w:tabs>
                <w:tab w:val="left" w:pos="1075"/>
              </w:tabs>
            </w:pPr>
            <w:proofErr w:type="spellStart"/>
            <w:r w:rsidRPr="00F101E6">
              <w:rPr>
                <w:lang w:val="es-ES"/>
              </w:rPr>
              <w:t>Name</w:t>
            </w:r>
            <w:proofErr w:type="spellEnd"/>
            <w:r w:rsidRPr="00F101E6">
              <w:rPr>
                <w:lang w:val="es-ES"/>
              </w:rPr>
              <w:t xml:space="preserve">: </w:t>
            </w:r>
            <w:r w:rsidRPr="00F101E6">
              <w:rPr>
                <w:lang w:val="es-ES"/>
              </w:rPr>
              <w:tab/>
            </w:r>
            <w:r w:rsidR="00F101E6" w:rsidRPr="00F101E6">
              <w:rPr>
                <w:lang w:val="es-ES"/>
              </w:rPr>
              <w:t>Ines Marrero-Priegues</w:t>
            </w:r>
            <w:r w:rsidRPr="00F101E6">
              <w:rPr>
                <w:lang w:val="es-ES"/>
              </w:rPr>
              <w:t>, Esq.</w:t>
            </w:r>
            <w:r w:rsidRPr="00F101E6">
              <w:rPr>
                <w:lang w:val="es-ES"/>
              </w:rPr>
              <w:br/>
            </w:r>
            <w:r>
              <w:t xml:space="preserve">Address: </w:t>
            </w:r>
            <w:r>
              <w:tab/>
              <w:t>Holland &amp; Knight LLP</w:t>
            </w:r>
            <w:r>
              <w:br/>
            </w:r>
            <w:r>
              <w:tab/>
              <w:t>701 Brickell Avenue</w:t>
            </w:r>
            <w:r>
              <w:br/>
            </w:r>
            <w:r>
              <w:tab/>
              <w:t>Suite 3300</w:t>
            </w:r>
            <w:r>
              <w:br/>
            </w:r>
            <w:r>
              <w:tab/>
              <w:t>Miami, Florida 33131</w:t>
            </w:r>
          </w:p>
        </w:tc>
        <w:tc>
          <w:tcPr>
            <w:tcW w:w="4675" w:type="dxa"/>
            <w:tcBorders>
              <w:top w:val="nil"/>
              <w:left w:val="single" w:sz="4" w:space="0" w:color="auto"/>
              <w:bottom w:val="single" w:sz="4" w:space="0" w:color="auto"/>
              <w:right w:val="nil"/>
            </w:tcBorders>
          </w:tcPr>
          <w:p w14:paraId="4F0E81E9" w14:textId="77777777" w:rsidR="0066372B" w:rsidRDefault="0066372B">
            <w:pPr>
              <w:pStyle w:val="BlockText"/>
            </w:pPr>
          </w:p>
          <w:p w14:paraId="7A9AA9B9" w14:textId="77777777" w:rsidR="0066372B" w:rsidRDefault="0066372B">
            <w:pPr>
              <w:pStyle w:val="BlockText"/>
            </w:pPr>
          </w:p>
          <w:p w14:paraId="1A6E157F" w14:textId="77777777" w:rsidR="0066372B" w:rsidRDefault="0066372B">
            <w:pPr>
              <w:pStyle w:val="BlockText"/>
            </w:pPr>
          </w:p>
          <w:p w14:paraId="0C3B6336" w14:textId="77777777" w:rsidR="0066372B" w:rsidRDefault="0066372B">
            <w:pPr>
              <w:pStyle w:val="BlockText"/>
            </w:pPr>
            <w:r>
              <w:t>(Space Reserved for Clerk of the Court)</w:t>
            </w:r>
          </w:p>
        </w:tc>
      </w:tr>
    </w:tbl>
    <w:p w14:paraId="26183F2F" w14:textId="60781E58" w:rsidR="00C05FBD" w:rsidRDefault="00C05FBD"/>
    <w:p w14:paraId="7B30FE1E" w14:textId="2191B12C" w:rsidR="0066372B" w:rsidRDefault="0066372B"/>
    <w:p w14:paraId="690C5D56" w14:textId="77777777" w:rsidR="0066372B" w:rsidRDefault="0066372B" w:rsidP="0066372B">
      <w:pPr>
        <w:pStyle w:val="Title"/>
      </w:pPr>
      <w:bookmarkStart w:id="0" w:name="OLE_LINK61"/>
      <w:r>
        <w:t xml:space="preserve">DECLARATION OF RESTRICTIONS </w:t>
      </w:r>
    </w:p>
    <w:bookmarkEnd w:id="0"/>
    <w:p w14:paraId="1A65A1E2" w14:textId="5451A414" w:rsidR="0066372B" w:rsidRDefault="0066372B" w:rsidP="0066372B">
      <w:pPr>
        <w:pStyle w:val="Title"/>
        <w:spacing w:before="240"/>
      </w:pPr>
      <w:r>
        <w:t>(</w:t>
      </w:r>
      <w:r w:rsidR="00F101E6">
        <w:t>Art Installation and Maintenance</w:t>
      </w:r>
      <w:r>
        <w:t>)</w:t>
      </w:r>
    </w:p>
    <w:p w14:paraId="6D46AA97" w14:textId="3F4978E3" w:rsidR="0066372B" w:rsidRDefault="0066372B"/>
    <w:p w14:paraId="66587870" w14:textId="77777777" w:rsidR="002F089A" w:rsidRDefault="0072245C" w:rsidP="002C433B">
      <w:pPr>
        <w:spacing w:line="480" w:lineRule="auto"/>
        <w:ind w:firstLine="720"/>
        <w:jc w:val="both"/>
        <w:rPr>
          <w:rFonts w:cs="Times New Roman"/>
        </w:rPr>
      </w:pPr>
      <w:bookmarkStart w:id="1" w:name="OLE_LINK28"/>
      <w:bookmarkStart w:id="2" w:name="OLE_LINK71"/>
      <w:proofErr w:type="gramStart"/>
      <w:r>
        <w:rPr>
          <w:rFonts w:cs="Times New Roman"/>
          <w:b/>
          <w:i/>
        </w:rPr>
        <w:t>WHEREAS</w:t>
      </w:r>
      <w:r>
        <w:rPr>
          <w:rFonts w:cs="Times New Roman"/>
        </w:rPr>
        <w:t>,</w:t>
      </w:r>
      <w:r w:rsidR="001E3FE9">
        <w:rPr>
          <w:rFonts w:cs="Times New Roman"/>
        </w:rPr>
        <w:t xml:space="preserve"> </w:t>
      </w:r>
      <w:r w:rsidR="00A32B68">
        <w:rPr>
          <w:rFonts w:cs="Times New Roman"/>
        </w:rPr>
        <w:t xml:space="preserve"> </w:t>
      </w:r>
      <w:r w:rsidR="002F089A">
        <w:rPr>
          <w:rFonts w:cs="Times New Roman"/>
        </w:rPr>
        <w:t>Sunset</w:t>
      </w:r>
      <w:proofErr w:type="gramEnd"/>
      <w:r w:rsidR="002F089A">
        <w:rPr>
          <w:rFonts w:cs="Times New Roman"/>
        </w:rPr>
        <w:t xml:space="preserve"> Miami Investments, Inc. a Florida corporation (the “Owner”) has entered into a long-term ground lease with </w:t>
      </w:r>
      <w:r w:rsidR="005D4618">
        <w:rPr>
          <w:rFonts w:cs="Times New Roman"/>
        </w:rPr>
        <w:t>Maestra Sunse</w:t>
      </w:r>
      <w:r w:rsidR="00A32B68" w:rsidRPr="00D60070">
        <w:rPr>
          <w:rFonts w:cs="Times New Roman"/>
        </w:rPr>
        <w:t xml:space="preserve">t, LLC a </w:t>
      </w:r>
      <w:r w:rsidR="00A32B68" w:rsidRPr="00D60070">
        <w:rPr>
          <w:rFonts w:cs="Times New Roman"/>
          <w:color w:val="000000"/>
          <w:shd w:val="clear" w:color="auto" w:fill="FFFFFF"/>
        </w:rPr>
        <w:t>Florida Limited Liability Company</w:t>
      </w:r>
      <w:r w:rsidR="006D60D8">
        <w:rPr>
          <w:rFonts w:cs="Times New Roman"/>
          <w:color w:val="000000"/>
          <w:shd w:val="clear" w:color="auto" w:fill="FFFFFF"/>
        </w:rPr>
        <w:t>,</w:t>
      </w:r>
      <w:r w:rsidR="001E3FE9">
        <w:rPr>
          <w:rFonts w:cs="Times New Roman"/>
          <w:color w:val="000000"/>
          <w:shd w:val="clear" w:color="auto" w:fill="FFFFFF"/>
        </w:rPr>
        <w:t xml:space="preserve"> </w:t>
      </w:r>
      <w:r w:rsidR="006D60D8">
        <w:rPr>
          <w:rFonts w:cs="Times New Roman"/>
          <w:color w:val="000000"/>
          <w:shd w:val="clear" w:color="auto" w:fill="FFFFFF"/>
        </w:rPr>
        <w:t>developer (“Developer</w:t>
      </w:r>
      <w:r w:rsidR="003F6BA9">
        <w:rPr>
          <w:rFonts w:cs="Times New Roman"/>
          <w:color w:val="000000"/>
          <w:shd w:val="clear" w:color="auto" w:fill="FFFFFF"/>
        </w:rPr>
        <w:t xml:space="preserve">”) </w:t>
      </w:r>
      <w:r w:rsidR="002F089A">
        <w:rPr>
          <w:rFonts w:cs="Times New Roman"/>
          <w:color w:val="000000"/>
          <w:shd w:val="clear" w:color="auto" w:fill="FFFFFF"/>
        </w:rPr>
        <w:t>for the</w:t>
      </w:r>
      <w:r w:rsidR="003F6BA9">
        <w:rPr>
          <w:rFonts w:cs="Times New Roman"/>
          <w:color w:val="000000"/>
          <w:shd w:val="clear" w:color="auto" w:fill="FFFFFF"/>
        </w:rPr>
        <w:t xml:space="preserve"> </w:t>
      </w:r>
      <w:r w:rsidR="00A32B68" w:rsidRPr="00D60070">
        <w:rPr>
          <w:rFonts w:cs="Times New Roman"/>
        </w:rPr>
        <w:t>real property located at 6075 Sunset Drive,</w:t>
      </w:r>
      <w:r w:rsidR="003F6BA9" w:rsidRPr="003F6BA9">
        <w:t xml:space="preserve"> </w:t>
      </w:r>
      <w:r w:rsidR="003F6BA9">
        <w:t xml:space="preserve">in the City of South Miami Folio Number 09-4025-011-0010 </w:t>
      </w:r>
      <w:r w:rsidR="00A32B68" w:rsidRPr="00D60070">
        <w:rPr>
          <w:rFonts w:cs="Times New Roman"/>
        </w:rPr>
        <w:t xml:space="preserve"> </w:t>
      </w:r>
      <w:bookmarkStart w:id="3" w:name="OLE_LINK31"/>
      <w:r w:rsidR="00A32B68" w:rsidRPr="00D60070">
        <w:rPr>
          <w:rFonts w:cs="Times New Roman"/>
        </w:rPr>
        <w:t>(</w:t>
      </w:r>
      <w:r w:rsidR="003F6BA9">
        <w:rPr>
          <w:rFonts w:cs="Times New Roman"/>
        </w:rPr>
        <w:t xml:space="preserve">the </w:t>
      </w:r>
      <w:r w:rsidR="00A32B68" w:rsidRPr="00D60070">
        <w:rPr>
          <w:rFonts w:cs="Times New Roman"/>
        </w:rPr>
        <w:t>“</w:t>
      </w:r>
      <w:r w:rsidR="003F6BA9">
        <w:rPr>
          <w:rFonts w:cs="Times New Roman"/>
        </w:rPr>
        <w:t>Property</w:t>
      </w:r>
      <w:r w:rsidR="00A32B68" w:rsidRPr="00D60070">
        <w:rPr>
          <w:rFonts w:cs="Times New Roman"/>
        </w:rPr>
        <w:t>”)</w:t>
      </w:r>
      <w:r w:rsidR="002F089A">
        <w:rPr>
          <w:rFonts w:cs="Times New Roman"/>
        </w:rPr>
        <w:t>; and</w:t>
      </w:r>
    </w:p>
    <w:p w14:paraId="20598036" w14:textId="53321871" w:rsidR="00A32B68" w:rsidRPr="00D60070" w:rsidRDefault="002F089A" w:rsidP="002C433B">
      <w:pPr>
        <w:spacing w:line="480" w:lineRule="auto"/>
        <w:ind w:firstLine="720"/>
        <w:jc w:val="both"/>
        <w:rPr>
          <w:rFonts w:cs="Times New Roman"/>
        </w:rPr>
      </w:pPr>
      <w:proofErr w:type="gramStart"/>
      <w:r w:rsidRPr="002F089A">
        <w:rPr>
          <w:rFonts w:cs="Times New Roman"/>
          <w:b/>
          <w:bCs/>
          <w:i/>
          <w:iCs/>
        </w:rPr>
        <w:t>WHEREAS,</w:t>
      </w:r>
      <w:r>
        <w:rPr>
          <w:rFonts w:cs="Times New Roman"/>
        </w:rPr>
        <w:t xml:space="preserve">  Developer</w:t>
      </w:r>
      <w:proofErr w:type="gramEnd"/>
      <w:r w:rsidR="00A32B68" w:rsidRPr="00D60070">
        <w:rPr>
          <w:rFonts w:cs="Times New Roman"/>
        </w:rPr>
        <w:t xml:space="preserve"> </w:t>
      </w:r>
      <w:bookmarkEnd w:id="3"/>
      <w:r w:rsidR="00A32B68" w:rsidRPr="00D60070">
        <w:rPr>
          <w:rFonts w:cs="Times New Roman"/>
        </w:rPr>
        <w:t xml:space="preserve">desires to construct </w:t>
      </w:r>
      <w:r w:rsidR="00D60070" w:rsidRPr="00D60070">
        <w:rPr>
          <w:rFonts w:cs="Times New Roman"/>
        </w:rPr>
        <w:t xml:space="preserve">a </w:t>
      </w:r>
      <w:r w:rsidR="00B63200">
        <w:rPr>
          <w:rFonts w:cs="Times New Roman"/>
        </w:rPr>
        <w:t xml:space="preserve"> </w:t>
      </w:r>
      <w:r w:rsidR="00D60070" w:rsidRPr="00D60070">
        <w:rPr>
          <w:rFonts w:cs="Times New Roman"/>
        </w:rPr>
        <w:t>project in accordance with the approvals granted by the City of South Miami; and</w:t>
      </w:r>
    </w:p>
    <w:p w14:paraId="37310A2A" w14:textId="3204603A" w:rsidR="0066372B" w:rsidRDefault="0066372B" w:rsidP="002C433B">
      <w:pPr>
        <w:pStyle w:val="ListParagraph"/>
        <w:spacing w:line="480" w:lineRule="auto"/>
        <w:ind w:left="0" w:right="-274" w:firstLine="720"/>
        <w:jc w:val="both"/>
        <w:rPr>
          <w:rFonts w:ascii="Times New Roman" w:hAnsi="Times New Roman" w:cs="Times New Roman"/>
          <w:sz w:val="24"/>
          <w:szCs w:val="24"/>
        </w:rPr>
      </w:pPr>
      <w:proofErr w:type="gramStart"/>
      <w:r w:rsidRPr="0066372B">
        <w:rPr>
          <w:rFonts w:ascii="Times New Roman" w:hAnsi="Times New Roman" w:cs="Times New Roman"/>
          <w:b/>
          <w:i/>
          <w:sz w:val="24"/>
          <w:szCs w:val="24"/>
        </w:rPr>
        <w:t>WHEREAS</w:t>
      </w:r>
      <w:r w:rsidRPr="0066372B">
        <w:rPr>
          <w:rFonts w:ascii="Times New Roman" w:hAnsi="Times New Roman" w:cs="Times New Roman"/>
          <w:sz w:val="24"/>
          <w:szCs w:val="24"/>
        </w:rPr>
        <w:t>,</w:t>
      </w:r>
      <w:proofErr w:type="gramEnd"/>
      <w:r w:rsidRPr="0066372B">
        <w:rPr>
          <w:rFonts w:ascii="Times New Roman" w:hAnsi="Times New Roman" w:cs="Times New Roman"/>
          <w:sz w:val="24"/>
          <w:szCs w:val="24"/>
        </w:rPr>
        <w:t xml:space="preserve"> </w:t>
      </w:r>
      <w:bookmarkStart w:id="4" w:name="OLE_LINK86"/>
      <w:bookmarkStart w:id="5" w:name="OLE_LINK6"/>
      <w:bookmarkStart w:id="6" w:name="OLE_LINK7"/>
      <w:bookmarkEnd w:id="1"/>
      <w:r w:rsidR="00F101E6">
        <w:rPr>
          <w:rFonts w:ascii="Times New Roman" w:hAnsi="Times New Roman" w:cs="Times New Roman"/>
          <w:sz w:val="24"/>
          <w:szCs w:val="24"/>
        </w:rPr>
        <w:t xml:space="preserve">the City of South Miami (the “City”) understands the importance of art in public places and the role that it plays in preserving our culture, conveying the history of our community, beautifying </w:t>
      </w:r>
      <w:r w:rsidR="00E33176">
        <w:rPr>
          <w:rFonts w:ascii="Times New Roman" w:hAnsi="Times New Roman" w:cs="Times New Roman"/>
          <w:sz w:val="24"/>
          <w:szCs w:val="24"/>
        </w:rPr>
        <w:t>the City, and advancing the arts</w:t>
      </w:r>
      <w:bookmarkEnd w:id="2"/>
      <w:bookmarkEnd w:id="4"/>
      <w:bookmarkEnd w:id="5"/>
      <w:bookmarkEnd w:id="6"/>
      <w:r w:rsidR="00E33176">
        <w:rPr>
          <w:rFonts w:ascii="Times New Roman" w:hAnsi="Times New Roman" w:cs="Times New Roman"/>
          <w:sz w:val="24"/>
          <w:szCs w:val="24"/>
        </w:rPr>
        <w:t>; and</w:t>
      </w:r>
      <w:r w:rsidRPr="0066372B">
        <w:rPr>
          <w:rFonts w:ascii="Times New Roman" w:hAnsi="Times New Roman" w:cs="Times New Roman"/>
          <w:sz w:val="24"/>
          <w:szCs w:val="24"/>
        </w:rPr>
        <w:t xml:space="preserve"> </w:t>
      </w:r>
    </w:p>
    <w:p w14:paraId="72EC23FC" w14:textId="27298D0A" w:rsidR="00C86782" w:rsidRDefault="00A02156" w:rsidP="002C433B">
      <w:pPr>
        <w:pStyle w:val="BodyText2J"/>
        <w:rPr>
          <w:rFonts w:cs="Times New Roman"/>
        </w:rPr>
      </w:pPr>
      <w:bookmarkStart w:id="7" w:name="OLE_LINK30"/>
      <w:r>
        <w:rPr>
          <w:b/>
          <w:i/>
        </w:rPr>
        <w:t>WHEREAS</w:t>
      </w:r>
      <w:r>
        <w:t>,</w:t>
      </w:r>
      <w:bookmarkEnd w:id="7"/>
      <w:r>
        <w:t xml:space="preserve"> </w:t>
      </w:r>
      <w:r w:rsidR="00E33176">
        <w:t>t</w:t>
      </w:r>
      <w:r w:rsidR="00E33176" w:rsidRPr="004522D2">
        <w:rPr>
          <w:rFonts w:cs="Times New Roman"/>
        </w:rPr>
        <w:t>he City has adopted Art</w:t>
      </w:r>
      <w:r w:rsidR="005E1AF4" w:rsidRPr="004522D2">
        <w:rPr>
          <w:rFonts w:cs="Times New Roman"/>
        </w:rPr>
        <w:t xml:space="preserve"> in Public Places </w:t>
      </w:r>
      <w:r w:rsidR="005E1AF4" w:rsidRPr="004522D2">
        <w:rPr>
          <w:rFonts w:cs="Times New Roman"/>
          <w:color w:val="313335"/>
          <w:spacing w:val="2"/>
          <w:shd w:val="clear" w:color="auto" w:fill="FFFFFF"/>
        </w:rPr>
        <w:t>cited, as the "</w:t>
      </w:r>
      <w:bookmarkStart w:id="8" w:name="OLE_LINK4"/>
      <w:bookmarkStart w:id="9" w:name="OLE_LINK3"/>
      <w:r w:rsidR="005E1AF4" w:rsidRPr="004522D2">
        <w:rPr>
          <w:rFonts w:cs="Times New Roman"/>
          <w:color w:val="313335"/>
          <w:spacing w:val="2"/>
          <w:shd w:val="clear" w:color="auto" w:fill="FFFFFF"/>
        </w:rPr>
        <w:t>South Miami Art in Public Places Ordinance,</w:t>
      </w:r>
      <w:bookmarkEnd w:id="8"/>
      <w:r w:rsidR="005E1AF4" w:rsidRPr="004522D2">
        <w:rPr>
          <w:rFonts w:cs="Times New Roman"/>
          <w:color w:val="313335"/>
          <w:spacing w:val="2"/>
          <w:shd w:val="clear" w:color="auto" w:fill="FFFFFF"/>
        </w:rPr>
        <w:t xml:space="preserve"> </w:t>
      </w:r>
      <w:bookmarkEnd w:id="9"/>
      <w:r w:rsidR="005E1AF4" w:rsidRPr="004522D2">
        <w:rPr>
          <w:rFonts w:cs="Times New Roman"/>
        </w:rPr>
        <w:t>c</w:t>
      </w:r>
      <w:r w:rsidR="00E33176" w:rsidRPr="004522D2">
        <w:rPr>
          <w:rFonts w:cs="Times New Roman"/>
        </w:rPr>
        <w:t xml:space="preserve">odified </w:t>
      </w:r>
      <w:r w:rsidR="005E1AF4" w:rsidRPr="004522D2">
        <w:rPr>
          <w:rFonts w:cs="Times New Roman"/>
        </w:rPr>
        <w:t>in Chapter 75</w:t>
      </w:r>
      <w:r w:rsidR="001821BF">
        <w:rPr>
          <w:rFonts w:cs="Times New Roman"/>
        </w:rPr>
        <w:t xml:space="preserve"> </w:t>
      </w:r>
      <w:r w:rsidR="004522D2" w:rsidRPr="004522D2">
        <w:rPr>
          <w:rFonts w:cs="Times New Roman"/>
        </w:rPr>
        <w:t>-</w:t>
      </w:r>
      <w:r w:rsidR="001821BF">
        <w:rPr>
          <w:rFonts w:cs="Times New Roman"/>
        </w:rPr>
        <w:t xml:space="preserve"> </w:t>
      </w:r>
      <w:r w:rsidR="00E33176" w:rsidRPr="004522D2">
        <w:rPr>
          <w:rFonts w:cs="Times New Roman"/>
        </w:rPr>
        <w:t>Section 7-17</w:t>
      </w:r>
      <w:r w:rsidR="004522D2" w:rsidRPr="004522D2">
        <w:rPr>
          <w:rFonts w:cs="Times New Roman"/>
        </w:rPr>
        <w:t xml:space="preserve"> of the Code or Ordinances</w:t>
      </w:r>
      <w:r w:rsidRPr="004522D2">
        <w:rPr>
          <w:rFonts w:cs="Times New Roman"/>
        </w:rPr>
        <w:t>; and</w:t>
      </w:r>
    </w:p>
    <w:p w14:paraId="00148211" w14:textId="02D61E08" w:rsidR="00B34AF7" w:rsidRDefault="00B34AF7" w:rsidP="002C433B">
      <w:pPr>
        <w:pStyle w:val="BodyText2J"/>
      </w:pPr>
      <w:r>
        <w:rPr>
          <w:b/>
          <w:i/>
        </w:rPr>
        <w:t>WHEREAS</w:t>
      </w:r>
      <w:r>
        <w:t xml:space="preserve">, </w:t>
      </w:r>
      <w:r w:rsidRPr="00B63200">
        <w:rPr>
          <w:rFonts w:cs="Times New Roman"/>
        </w:rPr>
        <w:t xml:space="preserve">as a condition of a building permit, the City of South Miami Code requires the Record Owner to </w:t>
      </w:r>
      <w:r w:rsidRPr="00B63200">
        <w:rPr>
          <w:rFonts w:cs="Times New Roman"/>
          <w:color w:val="313335"/>
          <w:spacing w:val="2"/>
          <w:shd w:val="clear" w:color="auto" w:fill="FFFFFF"/>
        </w:rPr>
        <w:t xml:space="preserve">execute and record a Declaration of Restrictive Covenants </w:t>
      </w:r>
      <w:r w:rsidRPr="00B63200">
        <w:rPr>
          <w:rFonts w:cs="Times New Roman"/>
        </w:rPr>
        <w:t xml:space="preserve">providing for Artwork at the Property in a location easily accessible to and clearly visible to the </w:t>
      </w:r>
      <w:proofErr w:type="gramStart"/>
      <w:r w:rsidRPr="00B63200">
        <w:rPr>
          <w:rFonts w:cs="Times New Roman"/>
        </w:rPr>
        <w:t>general public</w:t>
      </w:r>
      <w:proofErr w:type="gramEnd"/>
      <w:r w:rsidRPr="00B63200">
        <w:rPr>
          <w:rFonts w:cs="Times New Roman"/>
        </w:rPr>
        <w:t xml:space="preserve"> </w:t>
      </w:r>
      <w:r w:rsidRPr="00B63200">
        <w:rPr>
          <w:rFonts w:cs="Times New Roman"/>
        </w:rPr>
        <w:lastRenderedPageBreak/>
        <w:t>and a commitment to</w:t>
      </w:r>
      <w:r w:rsidR="00B63200" w:rsidRPr="00B63200">
        <w:rPr>
          <w:rFonts w:cs="Times New Roman"/>
        </w:rPr>
        <w:t xml:space="preserve"> continually maintain the Artwork </w:t>
      </w:r>
      <w:r w:rsidR="00B63200" w:rsidRPr="00B63200">
        <w:rPr>
          <w:rFonts w:cs="Times New Roman"/>
          <w:color w:val="313335"/>
          <w:spacing w:val="2"/>
          <w:shd w:val="clear" w:color="auto" w:fill="FFFFFF"/>
        </w:rPr>
        <w:t>including litter control, rust protection and mitigation, and prompt remediation of vandalism where it occurs.</w:t>
      </w:r>
      <w:r w:rsidR="00B63200">
        <w:rPr>
          <w:rFonts w:ascii="Open Sans" w:hAnsi="Open Sans" w:cs="Open Sans"/>
          <w:color w:val="313335"/>
          <w:spacing w:val="2"/>
          <w:sz w:val="21"/>
          <w:szCs w:val="21"/>
          <w:shd w:val="clear" w:color="auto" w:fill="FFFFFF"/>
        </w:rPr>
        <w:t> </w:t>
      </w:r>
      <w:r>
        <w:t xml:space="preserve"> </w:t>
      </w:r>
    </w:p>
    <w:p w14:paraId="7C223AF5" w14:textId="6EF53028" w:rsidR="00CD5461" w:rsidRDefault="00CD5461" w:rsidP="002C433B">
      <w:pPr>
        <w:pStyle w:val="BodyText2J"/>
      </w:pPr>
      <w:r>
        <w:rPr>
          <w:b/>
          <w:i/>
        </w:rPr>
        <w:t>IN ORDER TO ASSURE</w:t>
      </w:r>
      <w:r>
        <w:t xml:space="preserve"> </w:t>
      </w:r>
      <w:r w:rsidR="00400BBE">
        <w:t xml:space="preserve">the City </w:t>
      </w:r>
      <w:r>
        <w:t xml:space="preserve">that the the </w:t>
      </w:r>
      <w:r w:rsidR="008F6A5C">
        <w:t>Developer</w:t>
      </w:r>
      <w:r>
        <w:rPr>
          <w:rFonts w:ascii="TimesNewRoman" w:hAnsi="TimesNewRoman" w:cs="TimesNewRoman"/>
        </w:rPr>
        <w:t xml:space="preserve"> </w:t>
      </w:r>
      <w:r w:rsidR="00400BBE">
        <w:rPr>
          <w:rFonts w:ascii="TimesNewRoman" w:hAnsi="TimesNewRoman" w:cs="TimesNewRoman"/>
        </w:rPr>
        <w:t xml:space="preserve">shall comply with </w:t>
      </w:r>
      <w:r w:rsidR="00400BBE">
        <w:rPr>
          <w:rFonts w:cs="Times New Roman"/>
          <w:color w:val="313335"/>
          <w:spacing w:val="2"/>
          <w:shd w:val="clear" w:color="auto" w:fill="FFFFFF"/>
        </w:rPr>
        <w:t>South Miami </w:t>
      </w:r>
      <w:r w:rsidR="00400BBE">
        <w:rPr>
          <w:rFonts w:cs="Times New Roman"/>
        </w:rPr>
        <w:t xml:space="preserve">Art in Public Places </w:t>
      </w:r>
      <w:r w:rsidR="00892354">
        <w:rPr>
          <w:rFonts w:cs="Times New Roman"/>
        </w:rPr>
        <w:t>Program</w:t>
      </w:r>
      <w:r w:rsidR="00400BBE">
        <w:rPr>
          <w:rFonts w:cs="Times New Roman"/>
        </w:rPr>
        <w:t xml:space="preserve">, </w:t>
      </w:r>
      <w:r>
        <w:t xml:space="preserve">the </w:t>
      </w:r>
      <w:bookmarkStart w:id="10" w:name="OLE_LINK100"/>
      <w:r>
        <w:t>Owner</w:t>
      </w:r>
      <w:bookmarkEnd w:id="10"/>
      <w:r>
        <w:t xml:space="preserve"> </w:t>
      </w:r>
      <w:r w:rsidR="008F6A5C">
        <w:t xml:space="preserve">and Developer </w:t>
      </w:r>
      <w:r>
        <w:t>freely, voluntarily and without duress, makes the following Declaration of Restrictions covering and running with the Property, which shall be binding on the successor owners of the Property:</w:t>
      </w:r>
    </w:p>
    <w:p w14:paraId="51B73508" w14:textId="55F58683" w:rsidR="005D017D" w:rsidRPr="005D017D" w:rsidRDefault="005D017D" w:rsidP="002C433B">
      <w:pPr>
        <w:pStyle w:val="BodyText2J"/>
        <w:ind w:firstLine="0"/>
        <w:rPr>
          <w:b/>
          <w:bCs/>
        </w:rPr>
      </w:pPr>
      <w:r w:rsidRPr="005D017D">
        <w:rPr>
          <w:b/>
          <w:bCs/>
        </w:rPr>
        <w:t xml:space="preserve">1. </w:t>
      </w:r>
      <w:r w:rsidR="00E4304E">
        <w:rPr>
          <w:b/>
          <w:bCs/>
        </w:rPr>
        <w:t xml:space="preserve"> </w:t>
      </w:r>
      <w:r w:rsidR="00E4304E">
        <w:rPr>
          <w:b/>
          <w:bCs/>
        </w:rPr>
        <w:tab/>
      </w:r>
      <w:r w:rsidRPr="005D017D">
        <w:rPr>
          <w:b/>
          <w:bCs/>
        </w:rPr>
        <w:t>Owner</w:t>
      </w:r>
      <w:r w:rsidR="008F6A5C">
        <w:rPr>
          <w:b/>
          <w:bCs/>
        </w:rPr>
        <w:t xml:space="preserve"> and Developer</w:t>
      </w:r>
      <w:r w:rsidRPr="005D017D">
        <w:rPr>
          <w:b/>
          <w:bCs/>
        </w:rPr>
        <w:t xml:space="preserve"> Covenants</w:t>
      </w:r>
      <w:r w:rsidR="00E4304E">
        <w:rPr>
          <w:b/>
          <w:bCs/>
        </w:rPr>
        <w:t>.</w:t>
      </w:r>
    </w:p>
    <w:p w14:paraId="184ECEE5" w14:textId="681226A9" w:rsidR="0004416F" w:rsidRDefault="005D017D" w:rsidP="002C433B">
      <w:pPr>
        <w:spacing w:line="480" w:lineRule="auto"/>
        <w:jc w:val="both"/>
      </w:pPr>
      <w:r>
        <w:tab/>
      </w:r>
      <w:proofErr w:type="gramStart"/>
      <w:r w:rsidR="00354C43">
        <w:t xml:space="preserve">1.1  </w:t>
      </w:r>
      <w:r w:rsidR="00131A7E">
        <w:t>Owner</w:t>
      </w:r>
      <w:proofErr w:type="gramEnd"/>
      <w:r w:rsidR="00131A7E">
        <w:t xml:space="preserve"> </w:t>
      </w:r>
      <w:r w:rsidR="00587E66">
        <w:t xml:space="preserve">represents and warrants that </w:t>
      </w:r>
      <w:r w:rsidR="00401AD1">
        <w:t>O</w:t>
      </w:r>
      <w:r w:rsidR="00587E66">
        <w:t xml:space="preserve">wner </w:t>
      </w:r>
      <w:r w:rsidR="00131A7E">
        <w:t>is the fee title owner of the Property</w:t>
      </w:r>
      <w:r w:rsidR="00401AD1">
        <w:t>.</w:t>
      </w:r>
      <w:r w:rsidR="00055327">
        <w:t xml:space="preserve"> </w:t>
      </w:r>
    </w:p>
    <w:p w14:paraId="5C72A1B7" w14:textId="4A1A8520" w:rsidR="00401AD1" w:rsidRDefault="00401AD1" w:rsidP="002C433B">
      <w:pPr>
        <w:spacing w:line="480" w:lineRule="auto"/>
        <w:jc w:val="both"/>
      </w:pPr>
      <w:r>
        <w:tab/>
      </w:r>
      <w:proofErr w:type="gramStart"/>
      <w:r>
        <w:t>1.2  Developer</w:t>
      </w:r>
      <w:proofErr w:type="gramEnd"/>
      <w:r>
        <w:t xml:space="preserve"> represents and warrants that Developer is the long-term ground-lessee of the Property and is also the developer of the Property.</w:t>
      </w:r>
    </w:p>
    <w:p w14:paraId="4B1EBCFD" w14:textId="690F0984" w:rsidR="00131A7E" w:rsidRDefault="00401AD1" w:rsidP="002C433B">
      <w:pPr>
        <w:pStyle w:val="Heading1"/>
        <w:numPr>
          <w:ilvl w:val="0"/>
          <w:numId w:val="0"/>
        </w:numPr>
        <w:ind w:firstLine="720"/>
      </w:pPr>
      <w:r>
        <w:t>1.</w:t>
      </w:r>
      <w:r w:rsidR="00B97E68">
        <w:t>3</w:t>
      </w:r>
      <w:r w:rsidR="00354C43">
        <w:t xml:space="preserve">  </w:t>
      </w:r>
      <w:r w:rsidR="008F6A5C">
        <w:t xml:space="preserve">Owner </w:t>
      </w:r>
      <w:del w:id="11" w:author="Priscilla Guzman" w:date="2024-02-28T17:03:00Z">
        <w:r w:rsidR="008F6A5C" w:rsidDel="00303C77">
          <w:delText>and</w:delText>
        </w:r>
        <w:r w:rsidDel="00303C77">
          <w:delText>/or</w:delText>
        </w:r>
        <w:r w:rsidR="008F6A5C" w:rsidDel="00303C77">
          <w:delText xml:space="preserve"> Developer</w:delText>
        </w:r>
        <w:r w:rsidR="00131A7E" w:rsidDel="00303C77">
          <w:delText xml:space="preserve"> </w:delText>
        </w:r>
        <w:r w:rsidDel="00303C77">
          <w:delText>are</w:delText>
        </w:r>
        <w:r w:rsidR="0004416F" w:rsidDel="00303C77">
          <w:delText xml:space="preserve"> authorized to </w:delText>
        </w:r>
        <w:r w:rsidR="001A7190" w:rsidDel="00303C77">
          <w:delText xml:space="preserve"> </w:delText>
        </w:r>
        <w:r w:rsidR="00131A7E" w:rsidDel="00303C77">
          <w:delText xml:space="preserve">install </w:delText>
        </w:r>
        <w:r w:rsidR="0004416F" w:rsidDel="00303C77">
          <w:delText xml:space="preserve">or permit </w:delText>
        </w:r>
      </w:del>
      <w:ins w:id="12" w:author="Priscilla Guzman" w:date="2024-02-28T17:03:00Z">
        <w:r w:rsidR="00303C77">
          <w:t xml:space="preserve"> consents to the Developer installin</w:t>
        </w:r>
      </w:ins>
      <w:ins w:id="13" w:author="Priscilla Guzman" w:date="2024-02-28T17:04:00Z">
        <w:r w:rsidR="00303C77">
          <w:t xml:space="preserve">g or permitting </w:t>
        </w:r>
      </w:ins>
      <w:r w:rsidR="0004416F">
        <w:t xml:space="preserve">the installation </w:t>
      </w:r>
      <w:r w:rsidR="00131A7E">
        <w:t xml:space="preserve">an </w:t>
      </w:r>
      <w:r w:rsidR="0004416F">
        <w:t xml:space="preserve">approved </w:t>
      </w:r>
      <w:r w:rsidR="00131A7E">
        <w:t xml:space="preserve"> piece of art work </w:t>
      </w:r>
      <w:r w:rsidR="00C62988">
        <w:t xml:space="preserve">equal in value to </w:t>
      </w:r>
      <w:r w:rsidR="00C62988" w:rsidRPr="00C62988">
        <w:rPr>
          <w:szCs w:val="24"/>
        </w:rPr>
        <w:t xml:space="preserve">at least </w:t>
      </w:r>
      <w:r w:rsidR="00C62988" w:rsidRPr="00C62988">
        <w:rPr>
          <w:color w:val="313335"/>
          <w:spacing w:val="2"/>
          <w:szCs w:val="24"/>
          <w:shd w:val="clear" w:color="auto" w:fill="FFFFFF"/>
        </w:rPr>
        <w:t>one and one-half (1.5) percent of the construction cost for the construction project,</w:t>
      </w:r>
      <w:r w:rsidR="00C62988" w:rsidRPr="00C62988">
        <w:rPr>
          <w:szCs w:val="24"/>
        </w:rPr>
        <w:t xml:space="preserve"> </w:t>
      </w:r>
      <w:r w:rsidR="00131A7E" w:rsidRPr="00C62988">
        <w:rPr>
          <w:szCs w:val="24"/>
        </w:rPr>
        <w:t xml:space="preserve">in accordance with the requirements of </w:t>
      </w:r>
      <w:r w:rsidR="001A7190" w:rsidRPr="00C62988">
        <w:rPr>
          <w:color w:val="313335"/>
          <w:spacing w:val="2"/>
          <w:szCs w:val="24"/>
          <w:shd w:val="clear" w:color="auto" w:fill="FFFFFF"/>
        </w:rPr>
        <w:t>South Miami </w:t>
      </w:r>
      <w:r w:rsidR="001A7190" w:rsidRPr="00C62988">
        <w:rPr>
          <w:szCs w:val="24"/>
        </w:rPr>
        <w:t>Art in Public Places Ordinance,</w:t>
      </w:r>
      <w:r w:rsidR="00131A7E" w:rsidRPr="00C62988">
        <w:rPr>
          <w:szCs w:val="24"/>
        </w:rPr>
        <w:t xml:space="preserve"> </w:t>
      </w:r>
      <w:bookmarkStart w:id="14" w:name="OLE_LINK15"/>
      <w:r w:rsidR="00131A7E" w:rsidRPr="00C62988">
        <w:rPr>
          <w:szCs w:val="24"/>
        </w:rPr>
        <w:t>(City Code Chapter</w:t>
      </w:r>
      <w:r w:rsidR="00131A7E">
        <w:t xml:space="preserve"> </w:t>
      </w:r>
      <w:r w:rsidR="001A7190">
        <w:t>75</w:t>
      </w:r>
      <w:r w:rsidR="00131A7E">
        <w:t>-</w:t>
      </w:r>
      <w:r w:rsidR="001A7190">
        <w:t>7.17</w:t>
      </w:r>
      <w:bookmarkEnd w:id="14"/>
      <w:r w:rsidR="00C62988">
        <w:t>(g)(1)</w:t>
      </w:r>
      <w:r w:rsidR="003D4F22">
        <w:t xml:space="preserve">. </w:t>
      </w:r>
      <w:r w:rsidR="00131A7E">
        <w:t xml:space="preserve"> </w:t>
      </w:r>
      <w:bookmarkStart w:id="15" w:name="OLE_LINK33"/>
    </w:p>
    <w:bookmarkEnd w:id="15"/>
    <w:p w14:paraId="7537ED65" w14:textId="010203E4" w:rsidR="00131A7E" w:rsidRDefault="009A0317" w:rsidP="002C433B">
      <w:pPr>
        <w:pStyle w:val="BodyText"/>
        <w:spacing w:line="480" w:lineRule="auto"/>
        <w:jc w:val="both"/>
      </w:pPr>
      <w:r>
        <w:tab/>
      </w:r>
      <w:proofErr w:type="gramStart"/>
      <w:r w:rsidR="00401AD1">
        <w:t>1.</w:t>
      </w:r>
      <w:r w:rsidR="00B97E68">
        <w:t>4</w:t>
      </w:r>
      <w:r w:rsidR="00354C43">
        <w:t xml:space="preserve">  </w:t>
      </w:r>
      <w:r w:rsidR="002D4925">
        <w:t>Owner</w:t>
      </w:r>
      <w:proofErr w:type="gramEnd"/>
      <w:r w:rsidR="002D4925">
        <w:t xml:space="preserve"> </w:t>
      </w:r>
      <w:r w:rsidR="008F6A5C">
        <w:t>and D</w:t>
      </w:r>
      <w:r w:rsidR="00401AD1">
        <w:t>eveloper</w:t>
      </w:r>
      <w:r w:rsidR="002D4925">
        <w:t xml:space="preserve"> hereby covenants and agrees that the Property and improvements shall be held, conveyed, mortgaged, encumbered, leased, rented, used, occupied, sold and improved, subject to this Covenant. All of covenants, conditions, and restrictions set forth herein shall constitute covenants which shall run with the land and shall be binding upon Owner and</w:t>
      </w:r>
      <w:ins w:id="16" w:author="Priscilla Guzman" w:date="2024-02-28T17:05:00Z">
        <w:r w:rsidR="00303C77">
          <w:t xml:space="preserve"> Developer and</w:t>
        </w:r>
      </w:ins>
      <w:r w:rsidR="002D4925">
        <w:t xml:space="preserve"> </w:t>
      </w:r>
      <w:del w:id="17" w:author="Priscilla Guzman" w:date="2024-02-28T17:05:00Z">
        <w:r w:rsidR="002D4925" w:rsidDel="00303C77">
          <w:delText xml:space="preserve">its </w:delText>
        </w:r>
      </w:del>
      <w:ins w:id="18" w:author="Priscilla Guzman" w:date="2024-02-28T17:05:00Z">
        <w:r w:rsidR="00303C77">
          <w:t xml:space="preserve"> their </w:t>
        </w:r>
      </w:ins>
      <w:r w:rsidR="002D4925">
        <w:t xml:space="preserve">successors and assigns, and all parties having or acquiring any right, </w:t>
      </w:r>
      <w:proofErr w:type="gramStart"/>
      <w:r w:rsidR="002D4925">
        <w:t>title</w:t>
      </w:r>
      <w:proofErr w:type="gramEnd"/>
      <w:r w:rsidR="002D4925">
        <w:t xml:space="preserve"> or interest in or to any part of the Property.</w:t>
      </w:r>
    </w:p>
    <w:p w14:paraId="0D3004C3" w14:textId="2E09455C" w:rsidR="00A82FCF" w:rsidRDefault="00E4304E" w:rsidP="002C433B">
      <w:pPr>
        <w:pStyle w:val="BodyText"/>
        <w:spacing w:line="480" w:lineRule="auto"/>
        <w:jc w:val="both"/>
      </w:pPr>
      <w:r w:rsidRPr="00E4304E">
        <w:rPr>
          <w:b/>
          <w:bCs/>
        </w:rPr>
        <w:t>2.0</w:t>
      </w:r>
      <w:r w:rsidRPr="00E4304E">
        <w:rPr>
          <w:b/>
          <w:bCs/>
        </w:rPr>
        <w:tab/>
        <w:t>Specifications</w:t>
      </w:r>
      <w:r>
        <w:t>.</w:t>
      </w:r>
    </w:p>
    <w:p w14:paraId="7BD6232B" w14:textId="0F4BAD47" w:rsidR="001C73E9" w:rsidRDefault="00A82FCF" w:rsidP="008071F8">
      <w:pPr>
        <w:pStyle w:val="Heading1"/>
        <w:numPr>
          <w:ilvl w:val="0"/>
          <w:numId w:val="0"/>
        </w:numPr>
        <w:tabs>
          <w:tab w:val="left" w:pos="720"/>
        </w:tabs>
        <w:ind w:firstLine="720"/>
      </w:pPr>
      <w:proofErr w:type="gramStart"/>
      <w:r>
        <w:lastRenderedPageBreak/>
        <w:t xml:space="preserve">2.1  </w:t>
      </w:r>
      <w:r w:rsidR="008071F8">
        <w:t>The</w:t>
      </w:r>
      <w:proofErr w:type="gramEnd"/>
      <w:r w:rsidR="008071F8">
        <w:t xml:space="preserve"> proposed artwork which is subject to the approval by the City’s </w:t>
      </w:r>
      <w:bookmarkStart w:id="19" w:name="OLE_LINK5"/>
      <w:r w:rsidR="008071F8">
        <w:t xml:space="preserve">Trust Fund Advisory </w:t>
      </w:r>
      <w:bookmarkEnd w:id="19"/>
      <w:r w:rsidR="008071F8">
        <w:t xml:space="preserve">Committee, and the City Commission, (the “Artwork”) </w:t>
      </w:r>
      <w:r>
        <w:t xml:space="preserve">shall be consistent with the preliminary sketches, photographs or  other documentation previously submitted and approved by the City. </w:t>
      </w:r>
    </w:p>
    <w:p w14:paraId="1F577B42" w14:textId="5F20C768" w:rsidR="00A82FCF" w:rsidRDefault="001C73E9" w:rsidP="002C433B">
      <w:pPr>
        <w:pStyle w:val="Heading1"/>
        <w:numPr>
          <w:ilvl w:val="0"/>
          <w:numId w:val="0"/>
        </w:numPr>
        <w:ind w:firstLine="720"/>
      </w:pPr>
      <w:proofErr w:type="gramStart"/>
      <w:r>
        <w:t xml:space="preserve">2.2  </w:t>
      </w:r>
      <w:r w:rsidR="00A82FCF">
        <w:t>The</w:t>
      </w:r>
      <w:proofErr w:type="gramEnd"/>
      <w:r w:rsidR="00A82FCF">
        <w:t xml:space="preserve"> </w:t>
      </w:r>
      <w:r w:rsidR="008071F8">
        <w:t>A</w:t>
      </w:r>
      <w:r w:rsidR="00A82FCF">
        <w:t>rtwork shall be of the same configuration and dimensions as the scale preliminary approved by the City.</w:t>
      </w:r>
    </w:p>
    <w:p w14:paraId="79B81737" w14:textId="34DE1B43" w:rsidR="00CA7E69" w:rsidRDefault="001C73E9" w:rsidP="002C433B">
      <w:pPr>
        <w:pStyle w:val="BodyText"/>
        <w:jc w:val="both"/>
        <w:rPr>
          <w:b/>
          <w:bCs/>
        </w:rPr>
      </w:pPr>
      <w:r w:rsidRPr="001C73E9">
        <w:rPr>
          <w:b/>
          <w:bCs/>
        </w:rPr>
        <w:t>3.0</w:t>
      </w:r>
      <w:r w:rsidRPr="001C73E9">
        <w:rPr>
          <w:b/>
          <w:bCs/>
        </w:rPr>
        <w:tab/>
      </w:r>
      <w:r w:rsidR="00CA7E69">
        <w:rPr>
          <w:b/>
          <w:bCs/>
        </w:rPr>
        <w:t>Installation.</w:t>
      </w:r>
    </w:p>
    <w:p w14:paraId="47C8A6BE" w14:textId="77777777" w:rsidR="0040198E" w:rsidRDefault="0040198E" w:rsidP="002C433B">
      <w:pPr>
        <w:pStyle w:val="BodyText"/>
        <w:jc w:val="both"/>
        <w:rPr>
          <w:b/>
          <w:bCs/>
        </w:rPr>
      </w:pPr>
    </w:p>
    <w:p w14:paraId="3631716F" w14:textId="5292C3A5" w:rsidR="00A20F76" w:rsidRDefault="00CA7E69" w:rsidP="002C433B">
      <w:pPr>
        <w:pStyle w:val="BodyText"/>
        <w:spacing w:line="480" w:lineRule="auto"/>
        <w:jc w:val="both"/>
      </w:pPr>
      <w:r>
        <w:rPr>
          <w:b/>
          <w:bCs/>
        </w:rPr>
        <w:tab/>
      </w:r>
      <w:r w:rsidRPr="00CA7E69">
        <w:t>3.1</w:t>
      </w:r>
      <w:r w:rsidR="00A20F76">
        <w:tab/>
      </w:r>
      <w:r>
        <w:t xml:space="preserve"> </w:t>
      </w:r>
      <w:r w:rsidR="00A20F76">
        <w:t>Owner</w:t>
      </w:r>
      <w:r w:rsidR="00B97E68">
        <w:t xml:space="preserve"> </w:t>
      </w:r>
      <w:del w:id="20" w:author="Priscilla Guzman" w:date="2024-02-28T17:05:00Z">
        <w:r w:rsidR="00B97E68" w:rsidDel="00303C77">
          <w:delText xml:space="preserve">and/or </w:delText>
        </w:r>
      </w:del>
      <w:proofErr w:type="spellStart"/>
      <w:ins w:id="21" w:author="Priscilla Guzman" w:date="2024-02-28T17:05:00Z">
        <w:r w:rsidR="00303C77">
          <w:t>auathorizes</w:t>
        </w:r>
        <w:proofErr w:type="spellEnd"/>
        <w:r w:rsidR="00303C77">
          <w:t xml:space="preserve"> and permits the </w:t>
        </w:r>
      </w:ins>
      <w:r w:rsidR="00B97E68">
        <w:t>Developer</w:t>
      </w:r>
      <w:r w:rsidR="00A20F76">
        <w:t xml:space="preserve"> </w:t>
      </w:r>
      <w:ins w:id="22" w:author="Priscilla Guzman" w:date="2024-02-28T17:05:00Z">
        <w:r w:rsidR="00303C77">
          <w:t>to</w:t>
        </w:r>
      </w:ins>
      <w:ins w:id="23" w:author="Priscilla Guzman" w:date="2024-02-28T17:06:00Z">
        <w:r w:rsidR="00303C77">
          <w:t xml:space="preserve"> </w:t>
        </w:r>
      </w:ins>
      <w:r w:rsidR="00A20F76">
        <w:t>covenant</w:t>
      </w:r>
      <w:del w:id="24" w:author="Priscilla Guzman" w:date="2024-02-28T17:06:00Z">
        <w:r w:rsidR="00A20F76" w:rsidDel="00303C77">
          <w:delText>s</w:delText>
        </w:r>
      </w:del>
      <w:r w:rsidR="00A20F76">
        <w:t xml:space="preserve"> to </w:t>
      </w:r>
      <w:r w:rsidR="00A20F76" w:rsidRPr="00A20F76">
        <w:rPr>
          <w:rFonts w:cs="Times New Roman"/>
        </w:rPr>
        <w:t>install</w:t>
      </w:r>
      <w:r w:rsidR="00A20F76" w:rsidRPr="00A20F76">
        <w:rPr>
          <w:rFonts w:cs="Times New Roman"/>
          <w:color w:val="313335"/>
          <w:spacing w:val="2"/>
          <w:shd w:val="clear" w:color="auto" w:fill="FFFFFF"/>
        </w:rPr>
        <w:t xml:space="preserve">, display, and maintain the </w:t>
      </w:r>
      <w:proofErr w:type="gramStart"/>
      <w:r w:rsidR="00A20F76" w:rsidRPr="00A20F76">
        <w:rPr>
          <w:rFonts w:cs="Times New Roman"/>
          <w:color w:val="313335"/>
          <w:spacing w:val="2"/>
          <w:shd w:val="clear" w:color="auto" w:fill="FFFFFF"/>
        </w:rPr>
        <w:t>Artwork  in</w:t>
      </w:r>
      <w:proofErr w:type="gramEnd"/>
      <w:r w:rsidR="00A20F76" w:rsidRPr="00A20F76">
        <w:rPr>
          <w:rFonts w:cs="Times New Roman"/>
          <w:color w:val="313335"/>
          <w:spacing w:val="2"/>
          <w:shd w:val="clear" w:color="auto" w:fill="FFFFFF"/>
        </w:rPr>
        <w:t xml:space="preserve"> a </w:t>
      </w:r>
      <w:r w:rsidR="007C7F10">
        <w:t xml:space="preserve">in a place open to the general public and clearly visible from adjacent public property such as a street or other public thoroughfare or sidewalk. </w:t>
      </w:r>
    </w:p>
    <w:p w14:paraId="331BCCC8" w14:textId="1B86A447" w:rsidR="00FE7F33" w:rsidRDefault="00A20F76" w:rsidP="002C433B">
      <w:pPr>
        <w:pStyle w:val="BodyText"/>
        <w:spacing w:line="480" w:lineRule="auto"/>
        <w:ind w:firstLine="720"/>
        <w:jc w:val="both"/>
      </w:pPr>
      <w:r>
        <w:t>3.2</w:t>
      </w:r>
      <w:r>
        <w:tab/>
      </w:r>
      <w:del w:id="25" w:author="Priscilla Guzman" w:date="2024-02-28T17:06:00Z">
        <w:r w:rsidR="00CA7E69" w:rsidDel="00303C77">
          <w:delText xml:space="preserve">Owner </w:delText>
        </w:r>
        <w:r w:rsidR="00B97E68" w:rsidDel="00303C77">
          <w:delText xml:space="preserve">and/or </w:delText>
        </w:r>
      </w:del>
      <w:r w:rsidR="00B97E68">
        <w:t>Developer and/</w:t>
      </w:r>
      <w:r w:rsidR="00CA7E69">
        <w:t xml:space="preserve">or General Contractor shall provide advance notice to the City in writing </w:t>
      </w:r>
      <w:r w:rsidR="00FE7F33">
        <w:t xml:space="preserve">of the date and time the </w:t>
      </w:r>
      <w:r w:rsidR="00603769">
        <w:t>A</w:t>
      </w:r>
      <w:r w:rsidR="00FE7F33">
        <w:t>rtwork will be installed.</w:t>
      </w:r>
    </w:p>
    <w:p w14:paraId="35DBCED8" w14:textId="7C81E207" w:rsidR="00CA7E69" w:rsidRPr="00CA7E69" w:rsidRDefault="00FE7F33" w:rsidP="002C433B">
      <w:pPr>
        <w:pStyle w:val="BodyText"/>
        <w:spacing w:line="480" w:lineRule="auto"/>
        <w:jc w:val="both"/>
      </w:pPr>
      <w:r>
        <w:tab/>
        <w:t>3.</w:t>
      </w:r>
      <w:r w:rsidR="00A20F76">
        <w:t>3</w:t>
      </w:r>
      <w:r>
        <w:t xml:space="preserve">  </w:t>
      </w:r>
      <w:r w:rsidR="00CA7E69">
        <w:t xml:space="preserve"> </w:t>
      </w:r>
      <w:r>
        <w:t xml:space="preserve">As further part of this Declaration, it is hereby understood that the certificate of occupancy for the </w:t>
      </w:r>
      <w:r w:rsidR="008F4672">
        <w:t xml:space="preserve">construction project will not be issued to </w:t>
      </w:r>
      <w:del w:id="26" w:author="Priscilla Guzman" w:date="2024-02-28T17:06:00Z">
        <w:r w:rsidR="008F4672" w:rsidDel="00303C77">
          <w:delText>Owner</w:delText>
        </w:r>
        <w:r w:rsidR="00B97E68" w:rsidDel="00303C77">
          <w:delText xml:space="preserve"> and/or </w:delText>
        </w:r>
      </w:del>
      <w:r w:rsidR="00B97E68">
        <w:t>Developer</w:t>
      </w:r>
      <w:r w:rsidR="008F4672">
        <w:t xml:space="preserve"> until the </w:t>
      </w:r>
      <w:r w:rsidR="00A57FDA">
        <w:t>A</w:t>
      </w:r>
      <w:r w:rsidR="008F4672">
        <w:t xml:space="preserve">rtwork has been installed and inspected by the City to determine </w:t>
      </w:r>
      <w:proofErr w:type="gramStart"/>
      <w:r w:rsidR="008F4672">
        <w:t>whether or not</w:t>
      </w:r>
      <w:proofErr w:type="gramEnd"/>
      <w:r w:rsidR="008F4672">
        <w:t xml:space="preserve"> the requirements of </w:t>
      </w:r>
      <w:r w:rsidR="0061499F">
        <w:rPr>
          <w:rFonts w:cs="Times New Roman"/>
        </w:rPr>
        <w:t>City Code Chapter</w:t>
      </w:r>
      <w:r w:rsidR="0061499F">
        <w:t xml:space="preserve"> 75-7.17</w:t>
      </w:r>
      <w:r w:rsidR="008F4672">
        <w:t xml:space="preserve"> and the conditions herein agreed to </w:t>
      </w:r>
      <w:r w:rsidR="0061499F">
        <w:t>have been</w:t>
      </w:r>
      <w:r w:rsidR="008F4672">
        <w:t xml:space="preserve"> complied with.</w:t>
      </w:r>
    </w:p>
    <w:p w14:paraId="2F21A81C" w14:textId="2D8A0A69" w:rsidR="001C73E9" w:rsidRPr="001C73E9" w:rsidRDefault="00CA7E69" w:rsidP="002C433B">
      <w:pPr>
        <w:pStyle w:val="BodyText"/>
        <w:jc w:val="both"/>
        <w:rPr>
          <w:b/>
          <w:bCs/>
        </w:rPr>
      </w:pPr>
      <w:r>
        <w:rPr>
          <w:b/>
          <w:bCs/>
        </w:rPr>
        <w:t>4.0</w:t>
      </w:r>
      <w:r>
        <w:rPr>
          <w:b/>
          <w:bCs/>
        </w:rPr>
        <w:tab/>
      </w:r>
      <w:r w:rsidR="001C73E9" w:rsidRPr="001C73E9">
        <w:rPr>
          <w:b/>
          <w:bCs/>
        </w:rPr>
        <w:t>Maintenance and Repairs.</w:t>
      </w:r>
    </w:p>
    <w:p w14:paraId="7440D80B" w14:textId="77777777" w:rsidR="001C73E9" w:rsidRPr="001C73E9" w:rsidRDefault="001C73E9" w:rsidP="002C433B">
      <w:pPr>
        <w:pStyle w:val="BodyText"/>
        <w:jc w:val="both"/>
      </w:pPr>
    </w:p>
    <w:p w14:paraId="5BFE53E1" w14:textId="31F60BE8" w:rsidR="003C4CFD" w:rsidRDefault="00CA7E69" w:rsidP="002C433B">
      <w:pPr>
        <w:pStyle w:val="Heading1"/>
        <w:numPr>
          <w:ilvl w:val="0"/>
          <w:numId w:val="0"/>
        </w:numPr>
        <w:tabs>
          <w:tab w:val="left" w:pos="720"/>
        </w:tabs>
        <w:ind w:firstLine="720"/>
      </w:pPr>
      <w:proofErr w:type="gramStart"/>
      <w:r>
        <w:t>4</w:t>
      </w:r>
      <w:r w:rsidR="001C73E9">
        <w:t>.1</w:t>
      </w:r>
      <w:r w:rsidR="00354C43">
        <w:t xml:space="preserve">  </w:t>
      </w:r>
      <w:r w:rsidR="00B97E68">
        <w:t>Developer</w:t>
      </w:r>
      <w:proofErr w:type="gramEnd"/>
      <w:r w:rsidR="00B97E68">
        <w:t xml:space="preserve"> </w:t>
      </w:r>
      <w:r w:rsidR="003C4CFD">
        <w:t>shall consistently cause the</w:t>
      </w:r>
      <w:bookmarkStart w:id="27" w:name="OLE_LINK11"/>
      <w:r w:rsidR="008071F8">
        <w:t xml:space="preserve"> A</w:t>
      </w:r>
      <w:r w:rsidR="006D2617">
        <w:t>rtwork</w:t>
      </w:r>
      <w:bookmarkEnd w:id="27"/>
      <w:r w:rsidR="003C4CFD">
        <w:t xml:space="preserve"> to be maintained in good condition and shall perform any and all necessary repairs and </w:t>
      </w:r>
      <w:r w:rsidR="003D5798" w:rsidRPr="003D5798">
        <w:rPr>
          <w:color w:val="313335"/>
          <w:spacing w:val="2"/>
          <w:szCs w:val="24"/>
          <w:shd w:val="clear" w:color="auto" w:fill="FFFFFF"/>
        </w:rPr>
        <w:t>continuing</w:t>
      </w:r>
      <w:r w:rsidR="003D5798">
        <w:rPr>
          <w:rFonts w:ascii="Open Sans" w:hAnsi="Open Sans" w:cs="Open Sans"/>
          <w:color w:val="313335"/>
          <w:spacing w:val="2"/>
          <w:sz w:val="21"/>
          <w:szCs w:val="21"/>
          <w:shd w:val="clear" w:color="auto" w:fill="FFFFFF"/>
        </w:rPr>
        <w:t xml:space="preserve"> </w:t>
      </w:r>
      <w:bookmarkStart w:id="28" w:name="OLE_LINK20"/>
      <w:r w:rsidR="003C4CFD">
        <w:t xml:space="preserve">maintenance of the </w:t>
      </w:r>
      <w:r w:rsidR="008071F8">
        <w:t>A</w:t>
      </w:r>
      <w:r w:rsidR="006D2617">
        <w:t xml:space="preserve">rtwork </w:t>
      </w:r>
      <w:bookmarkEnd w:id="28"/>
      <w:r w:rsidR="003C4CFD">
        <w:t>to the reasonable satisfaction of the City</w:t>
      </w:r>
      <w:r w:rsidR="00A57FDA">
        <w:t xml:space="preserve"> at </w:t>
      </w:r>
      <w:r w:rsidR="00B97E68">
        <w:t>Developer’s</w:t>
      </w:r>
      <w:r w:rsidR="00A57FDA">
        <w:t xml:space="preserve"> sole cost and expense</w:t>
      </w:r>
      <w:r w:rsidR="003C4CFD">
        <w:t xml:space="preserve">. If, for any reason the </w:t>
      </w:r>
      <w:r w:rsidR="008071F8">
        <w:t>A</w:t>
      </w:r>
      <w:r w:rsidR="003C4CFD">
        <w:t>rtwork is not so maintained, as determined by the City, City shall notify Owner</w:t>
      </w:r>
      <w:r w:rsidR="00B97E68">
        <w:t xml:space="preserve"> and/or Developer</w:t>
      </w:r>
      <w:r w:rsidR="003C4CFD">
        <w:t xml:space="preserve"> of the need to perform maintenance and/or repairs and identify actions necessary for compliance.</w:t>
      </w:r>
    </w:p>
    <w:p w14:paraId="67B94F73" w14:textId="14BAD7F1" w:rsidR="006A0EC0" w:rsidRPr="006A0EC0" w:rsidRDefault="006A0EC0" w:rsidP="002C433B">
      <w:pPr>
        <w:pStyle w:val="BodyText"/>
        <w:spacing w:line="480" w:lineRule="auto"/>
        <w:jc w:val="both"/>
      </w:pPr>
      <w:r>
        <w:lastRenderedPageBreak/>
        <w:tab/>
      </w:r>
      <w:proofErr w:type="gramStart"/>
      <w:r>
        <w:t xml:space="preserve">4.2  </w:t>
      </w:r>
      <w:r w:rsidRPr="00906C76">
        <w:rPr>
          <w:rFonts w:cs="Times New Roman"/>
        </w:rPr>
        <w:t>The</w:t>
      </w:r>
      <w:proofErr w:type="gramEnd"/>
      <w:r w:rsidRPr="00906C76">
        <w:rPr>
          <w:rFonts w:cs="Times New Roman"/>
        </w:rPr>
        <w:t xml:space="preserve"> </w:t>
      </w:r>
      <w:r w:rsidR="00FF1498">
        <w:rPr>
          <w:rFonts w:cs="Times New Roman"/>
        </w:rPr>
        <w:t xml:space="preserve">Developer </w:t>
      </w:r>
      <w:r w:rsidR="003D5798" w:rsidRPr="00906C76">
        <w:rPr>
          <w:rFonts w:cs="Times New Roman"/>
        </w:rPr>
        <w:t xml:space="preserve">understands and agrees that continuing maintenance of the </w:t>
      </w:r>
      <w:r w:rsidR="008071F8">
        <w:rPr>
          <w:rFonts w:cs="Times New Roman"/>
        </w:rPr>
        <w:t>A</w:t>
      </w:r>
      <w:r w:rsidR="003D5798" w:rsidRPr="00906C76">
        <w:rPr>
          <w:rFonts w:cs="Times New Roman"/>
        </w:rPr>
        <w:t>rtwork in accordance with 7-17</w:t>
      </w:r>
      <w:r w:rsidR="00906C76" w:rsidRPr="00906C76">
        <w:rPr>
          <w:rFonts w:cs="Times New Roman"/>
        </w:rPr>
        <w:t xml:space="preserve">(g)(1)(c) </w:t>
      </w:r>
      <w:r w:rsidR="003D5798" w:rsidRPr="00906C76">
        <w:rPr>
          <w:rFonts w:cs="Times New Roman"/>
        </w:rPr>
        <w:t xml:space="preserve">to </w:t>
      </w:r>
      <w:r w:rsidRPr="00906C76">
        <w:rPr>
          <w:rFonts w:cs="Times New Roman"/>
        </w:rPr>
        <w:t xml:space="preserve">City shall </w:t>
      </w:r>
      <w:r w:rsidR="00906C76" w:rsidRPr="00906C76">
        <w:rPr>
          <w:rFonts w:cs="Times New Roman"/>
        </w:rPr>
        <w:t xml:space="preserve">include </w:t>
      </w:r>
      <w:r w:rsidR="00906C76" w:rsidRPr="00906C76">
        <w:rPr>
          <w:rFonts w:cs="Times New Roman"/>
          <w:color w:val="313335"/>
          <w:spacing w:val="2"/>
          <w:shd w:val="clear" w:color="auto" w:fill="FFFFFF"/>
        </w:rPr>
        <w:t>litter control, rust protection and mitigation, and prompt remediation of vandalism where it occurs.</w:t>
      </w:r>
      <w:r w:rsidR="00906C76">
        <w:t xml:space="preserve"> </w:t>
      </w:r>
    </w:p>
    <w:p w14:paraId="0D1876E8" w14:textId="127D8FD3" w:rsidR="0007419B" w:rsidRPr="0007419B" w:rsidRDefault="0007419B" w:rsidP="002C433B">
      <w:pPr>
        <w:pStyle w:val="BodyText"/>
        <w:spacing w:line="480" w:lineRule="auto"/>
        <w:jc w:val="both"/>
      </w:pPr>
      <w:r>
        <w:tab/>
      </w:r>
      <w:proofErr w:type="gramStart"/>
      <w:r>
        <w:t>4.</w:t>
      </w:r>
      <w:r w:rsidR="006A0EC0">
        <w:t>3</w:t>
      </w:r>
      <w:r>
        <w:t xml:space="preserve">  In</w:t>
      </w:r>
      <w:proofErr w:type="gramEnd"/>
      <w:r>
        <w:t xml:space="preserve"> the event</w:t>
      </w:r>
      <w:r w:rsidR="00C56280">
        <w:t xml:space="preserve"> </w:t>
      </w:r>
      <w:del w:id="29" w:author="Priscilla Guzman" w:date="2024-02-28T17:06:00Z">
        <w:r w:rsidR="00C56280" w:rsidDel="00303C77">
          <w:delText>Owner</w:delText>
        </w:r>
        <w:r w:rsidR="00FF1498" w:rsidDel="00303C77">
          <w:delText xml:space="preserve"> or </w:delText>
        </w:r>
      </w:del>
      <w:r w:rsidR="00FF1498">
        <w:t>Developer</w:t>
      </w:r>
      <w:r w:rsidR="00C56280">
        <w:t xml:space="preserve"> fails to take corrective actions identified by the City as necessary  to maintain and/or repair</w:t>
      </w:r>
      <w:r w:rsidR="00A1493F">
        <w:t xml:space="preserve"> the </w:t>
      </w:r>
      <w:r w:rsidR="008071F8">
        <w:t>A</w:t>
      </w:r>
      <w:r w:rsidR="00A1493F">
        <w:t xml:space="preserve">rtwork, the City may enter Owner’s property and perform any necessary maintenance and/or repairs at </w:t>
      </w:r>
      <w:del w:id="30" w:author="Priscilla Guzman" w:date="2024-02-28T17:07:00Z">
        <w:r w:rsidR="00A1493F" w:rsidDel="00303C77">
          <w:delText>Owner’s</w:delText>
        </w:r>
      </w:del>
      <w:ins w:id="31" w:author="Priscilla Guzman" w:date="2024-02-28T17:07:00Z">
        <w:r w:rsidR="00303C77">
          <w:t xml:space="preserve"> Developer’s</w:t>
        </w:r>
      </w:ins>
      <w:r w:rsidR="00A1493F">
        <w:t xml:space="preserve"> expense.</w:t>
      </w:r>
    </w:p>
    <w:p w14:paraId="5F456D98" w14:textId="5EDAD9EC" w:rsidR="00561F41" w:rsidRDefault="00954FC1" w:rsidP="002C433B">
      <w:pPr>
        <w:pStyle w:val="BodyText"/>
        <w:spacing w:line="480" w:lineRule="auto"/>
        <w:jc w:val="both"/>
        <w:rPr>
          <w:b/>
          <w:bCs/>
        </w:rPr>
      </w:pPr>
      <w:r w:rsidRPr="00DF4F44">
        <w:rPr>
          <w:b/>
          <w:bCs/>
        </w:rPr>
        <w:t>5.0</w:t>
      </w:r>
      <w:r>
        <w:tab/>
      </w:r>
      <w:proofErr w:type="gramStart"/>
      <w:r w:rsidRPr="00954FC1">
        <w:rPr>
          <w:b/>
          <w:bCs/>
        </w:rPr>
        <w:t xml:space="preserve">Owner </w:t>
      </w:r>
      <w:r w:rsidR="00FF1498">
        <w:rPr>
          <w:b/>
          <w:bCs/>
        </w:rPr>
        <w:t xml:space="preserve"> and</w:t>
      </w:r>
      <w:proofErr w:type="gramEnd"/>
      <w:r w:rsidR="00FF1498">
        <w:rPr>
          <w:b/>
          <w:bCs/>
        </w:rPr>
        <w:t xml:space="preserve"> Developer </w:t>
      </w:r>
      <w:r w:rsidRPr="00954FC1">
        <w:rPr>
          <w:b/>
          <w:bCs/>
        </w:rPr>
        <w:t>shall maintain the Artwork in place on the</w:t>
      </w:r>
      <w:r w:rsidR="006D33FD">
        <w:rPr>
          <w:b/>
          <w:bCs/>
        </w:rPr>
        <w:t xml:space="preserve"> Property.</w:t>
      </w:r>
    </w:p>
    <w:p w14:paraId="049FC4F3" w14:textId="67CF0828" w:rsidR="00256203" w:rsidRDefault="006D33FD" w:rsidP="002C433B">
      <w:pPr>
        <w:pStyle w:val="BodyText"/>
        <w:spacing w:line="480" w:lineRule="auto"/>
        <w:ind w:firstLine="720"/>
        <w:jc w:val="both"/>
      </w:pPr>
      <w:r w:rsidRPr="006D33FD">
        <w:t>5.1</w:t>
      </w:r>
      <w:r>
        <w:rPr>
          <w:b/>
          <w:bCs/>
        </w:rPr>
        <w:tab/>
      </w:r>
      <w:r w:rsidR="00FF1498" w:rsidRPr="00FF1498">
        <w:t>Neither</w:t>
      </w:r>
      <w:r w:rsidR="00FF1498">
        <w:rPr>
          <w:b/>
          <w:bCs/>
        </w:rPr>
        <w:t xml:space="preserve"> </w:t>
      </w:r>
      <w:r w:rsidRPr="006D33FD">
        <w:t>Owner</w:t>
      </w:r>
      <w:r w:rsidR="00FF1498">
        <w:t xml:space="preserve"> nor Developer</w:t>
      </w:r>
      <w:r w:rsidRPr="006D33FD">
        <w:t xml:space="preserve"> shall r</w:t>
      </w:r>
      <w:r w:rsidR="002D4925" w:rsidRPr="006D33FD">
        <w:t>elocate</w:t>
      </w:r>
      <w:r w:rsidR="002D4925">
        <w:t xml:space="preserve"> or </w:t>
      </w:r>
      <w:r>
        <w:t>a</w:t>
      </w:r>
      <w:r w:rsidR="002D4925">
        <w:t xml:space="preserve">llow </w:t>
      </w:r>
      <w:r>
        <w:t xml:space="preserve">the </w:t>
      </w:r>
      <w:r w:rsidR="002D4925">
        <w:t>relocation or removal of, the Art</w:t>
      </w:r>
      <w:r w:rsidR="00256203">
        <w:t>work</w:t>
      </w:r>
      <w:r w:rsidR="002D4925">
        <w:t xml:space="preserve">, without the prior consent of the City, for a period of </w:t>
      </w:r>
      <w:r w:rsidR="001821BF">
        <w:t xml:space="preserve">ten years </w:t>
      </w:r>
      <w:proofErr w:type="gramStart"/>
      <w:r w:rsidR="002B594B">
        <w:t xml:space="preserve">after </w:t>
      </w:r>
      <w:r w:rsidR="002D4925">
        <w:t xml:space="preserve"> the</w:t>
      </w:r>
      <w:proofErr w:type="gramEnd"/>
      <w:r w:rsidR="002D4925">
        <w:t xml:space="preserve"> Art</w:t>
      </w:r>
      <w:r w:rsidR="00256203">
        <w:t>work</w:t>
      </w:r>
      <w:r w:rsidR="002D4925">
        <w:t xml:space="preserve"> </w:t>
      </w:r>
      <w:r w:rsidR="002B594B">
        <w:t>is</w:t>
      </w:r>
      <w:r w:rsidR="002D4925">
        <w:t xml:space="preserve"> installed (the “</w:t>
      </w:r>
      <w:r w:rsidR="002B594B">
        <w:t>Minimum Period”</w:t>
      </w:r>
      <w:r w:rsidR="002D4925">
        <w:t xml:space="preserve">). </w:t>
      </w:r>
      <w:proofErr w:type="gramStart"/>
      <w:r w:rsidR="002D4925">
        <w:t>In the event that</w:t>
      </w:r>
      <w:proofErr w:type="gramEnd"/>
      <w:r w:rsidR="002D4925">
        <w:t xml:space="preserve"> the Project is intended to be demolished prior to the expiration of the </w:t>
      </w:r>
      <w:bookmarkStart w:id="32" w:name="OLE_LINK34"/>
      <w:r w:rsidR="002B594B">
        <w:t>Minimum Period</w:t>
      </w:r>
      <w:bookmarkEnd w:id="32"/>
      <w:r w:rsidR="002D4925">
        <w:t>, Owner</w:t>
      </w:r>
      <w:r w:rsidR="00FF1498">
        <w:t xml:space="preserve"> or Developer</w:t>
      </w:r>
      <w:r w:rsidR="002D4925">
        <w:t xml:space="preserve"> shall cause the </w:t>
      </w:r>
      <w:r w:rsidR="00256203">
        <w:t>A</w:t>
      </w:r>
      <w:r w:rsidR="002D4925">
        <w:t>rt</w:t>
      </w:r>
      <w:r w:rsidR="00256203">
        <w:t>work</w:t>
      </w:r>
      <w:r w:rsidR="002D4925">
        <w:t xml:space="preserve"> to be relocated to another publicly accessible, permanent</w:t>
      </w:r>
      <w:r w:rsidR="009C52E1">
        <w:t xml:space="preserve"> location that is approved in advance by the City’s Trust Fund Advisory Committee, or in the absence of any such Committee, then by a committee selected by the City Commission</w:t>
      </w:r>
      <w:r w:rsidR="00256203">
        <w:t>.</w:t>
      </w:r>
    </w:p>
    <w:p w14:paraId="790574D7" w14:textId="1BA62862" w:rsidR="002D4925" w:rsidRPr="002D4925" w:rsidRDefault="00256203" w:rsidP="002C433B">
      <w:pPr>
        <w:pStyle w:val="BodyText"/>
        <w:spacing w:line="480" w:lineRule="auto"/>
        <w:ind w:firstLine="720"/>
        <w:jc w:val="both"/>
      </w:pPr>
      <w:r>
        <w:t xml:space="preserve">5.2  </w:t>
      </w:r>
      <w:r w:rsidR="009C52E1">
        <w:t xml:space="preserve"> In the event of any removal or relocation of the Art</w:t>
      </w:r>
      <w:r>
        <w:t>work</w:t>
      </w:r>
      <w:r w:rsidR="009C52E1">
        <w:t xml:space="preserve"> for any reason prior to the expiration of the Term, in addition to obtaining the City’s consent, Owner </w:t>
      </w:r>
      <w:r w:rsidR="00290BF7">
        <w:t xml:space="preserve">and/or Developer </w:t>
      </w:r>
      <w:r w:rsidR="009C52E1">
        <w:t>must notify the City at least thirty (30) days in advance of said removal, and must replace the Art</w:t>
      </w:r>
      <w:r>
        <w:t>work</w:t>
      </w:r>
      <w:r w:rsidR="009C52E1">
        <w:t xml:space="preserve"> within six (6) months of its removal, all in accordance with the provisions and requirements of the City </w:t>
      </w:r>
      <w:r w:rsidR="0019256B">
        <w:t>Code</w:t>
      </w:r>
      <w:r w:rsidR="009C52E1">
        <w:t>, or alternatively, Owner</w:t>
      </w:r>
      <w:r w:rsidR="00290BF7">
        <w:t xml:space="preserve"> and/or Developer</w:t>
      </w:r>
      <w:r w:rsidR="009C52E1">
        <w:t xml:space="preserve"> must pay an amount equal to the public art contribution amount for the Project, as determined in accordance with the City’s </w:t>
      </w:r>
      <w:r w:rsidR="0019256B">
        <w:t>Code</w:t>
      </w:r>
      <w:r w:rsidR="009C52E1">
        <w:t xml:space="preserve">, for the remainder to of the </w:t>
      </w:r>
      <w:r w:rsidR="00A03945">
        <w:t>Minimum Period</w:t>
      </w:r>
      <w:r w:rsidR="009C52E1">
        <w:t xml:space="preserve">, prorated over </w:t>
      </w:r>
      <w:r w:rsidR="006D33FD">
        <w:t>the initial ten</w:t>
      </w:r>
      <w:r w:rsidR="009C52E1">
        <w:t xml:space="preserve"> (</w:t>
      </w:r>
      <w:r w:rsidR="00561F41">
        <w:t xml:space="preserve">10) </w:t>
      </w:r>
      <w:r w:rsidR="0083419C">
        <w:t>y</w:t>
      </w:r>
      <w:r w:rsidR="009C52E1">
        <w:t xml:space="preserve">ear period. </w:t>
      </w:r>
      <w:proofErr w:type="gramStart"/>
      <w:r w:rsidR="009C52E1">
        <w:t>Any removal, relocation, or replacement of the Art</w:t>
      </w:r>
      <w:r>
        <w:t>work</w:t>
      </w:r>
      <w:r w:rsidR="009C52E1">
        <w:t>,</w:t>
      </w:r>
      <w:proofErr w:type="gramEnd"/>
      <w:r w:rsidR="009C52E1">
        <w:t xml:space="preserve"> must be consistent with the federal </w:t>
      </w:r>
      <w:bookmarkStart w:id="33" w:name="OLE_LINK17"/>
      <w:r w:rsidR="009C52E1">
        <w:t>Visual Artist’s Rights Act</w:t>
      </w:r>
      <w:bookmarkEnd w:id="33"/>
      <w:r w:rsidR="009C52E1">
        <w:t xml:space="preserve"> and any other relevant law.</w:t>
      </w:r>
    </w:p>
    <w:p w14:paraId="011488E4" w14:textId="68D5678A" w:rsidR="00DF4F44" w:rsidRDefault="00FB2447" w:rsidP="002C433B">
      <w:pPr>
        <w:pStyle w:val="Heading1"/>
        <w:numPr>
          <w:ilvl w:val="0"/>
          <w:numId w:val="0"/>
        </w:numPr>
        <w:tabs>
          <w:tab w:val="left" w:pos="720"/>
        </w:tabs>
      </w:pPr>
      <w:r>
        <w:rPr>
          <w:b/>
          <w:bCs w:val="0"/>
        </w:rPr>
        <w:lastRenderedPageBreak/>
        <w:t>6</w:t>
      </w:r>
      <w:r w:rsidR="00DF4F44" w:rsidRPr="001F6BE1">
        <w:rPr>
          <w:b/>
          <w:bCs w:val="0"/>
        </w:rPr>
        <w:t>.0</w:t>
      </w:r>
      <w:r w:rsidR="00DF4F44">
        <w:tab/>
      </w:r>
      <w:r w:rsidR="00DF4F44" w:rsidRPr="00DF4F44">
        <w:rPr>
          <w:b/>
          <w:bCs w:val="0"/>
        </w:rPr>
        <w:t>Covenant Running with the Property</w:t>
      </w:r>
      <w:r w:rsidR="00DF4F44">
        <w:rPr>
          <w:b/>
          <w:bCs w:val="0"/>
        </w:rPr>
        <w:t>.</w:t>
      </w:r>
    </w:p>
    <w:p w14:paraId="371701E2" w14:textId="26BDE3B9" w:rsidR="0046029E" w:rsidRDefault="00DF4F44" w:rsidP="002C433B">
      <w:pPr>
        <w:pStyle w:val="Heading1"/>
        <w:numPr>
          <w:ilvl w:val="0"/>
          <w:numId w:val="0"/>
        </w:numPr>
        <w:tabs>
          <w:tab w:val="left" w:pos="720"/>
        </w:tabs>
      </w:pPr>
      <w:r>
        <w:tab/>
      </w:r>
      <w:r w:rsidR="00FB2447">
        <w:t>6</w:t>
      </w:r>
      <w:r>
        <w:t>.1</w:t>
      </w:r>
      <w:r>
        <w:tab/>
      </w:r>
      <w:r w:rsidR="0046029E">
        <w:t xml:space="preserve">This Declaration on the part of the Owner shall constitute a </w:t>
      </w:r>
      <w:bookmarkStart w:id="34" w:name="OLE_LINK18"/>
      <w:r w:rsidR="0046029E">
        <w:t xml:space="preserve">covenant running with the land </w:t>
      </w:r>
      <w:bookmarkEnd w:id="34"/>
      <w:r w:rsidR="0046029E">
        <w:t xml:space="preserve">and may be recorded, at Owner's expense, in the public records of Miami-Dade County, Florida and shall remain in full force and effect and be binding upon the undersigned Owner, its heirs, successors and assigns until such time as the same is modified or released. These restrictions during their lifetime shall be for the benefit of, and limitation upon, all present and future owners of the real property and for the benefit of </w:t>
      </w:r>
      <w:r w:rsidR="0083419C">
        <w:t xml:space="preserve">the City of South Miami </w:t>
      </w:r>
      <w:r w:rsidR="0046029E">
        <w:t xml:space="preserve">and the public welfare. The Owner, its heirs, </w:t>
      </w:r>
      <w:proofErr w:type="gramStart"/>
      <w:r w:rsidR="0046029E">
        <w:t>successors</w:t>
      </w:r>
      <w:proofErr w:type="gramEnd"/>
      <w:r w:rsidR="0046029E">
        <w:t xml:space="preserve"> and assigns, acknowledge that acceptance of this Declaration does not in any way obligate or provide a limitation on the C</w:t>
      </w:r>
      <w:r w:rsidR="0083419C">
        <w:t>ity</w:t>
      </w:r>
      <w:r w:rsidR="0046029E">
        <w:t>.</w:t>
      </w:r>
    </w:p>
    <w:p w14:paraId="6441C12C" w14:textId="7754DFA4" w:rsidR="0019256B" w:rsidRDefault="00202A2C" w:rsidP="002C433B">
      <w:pPr>
        <w:pStyle w:val="Heading1"/>
        <w:numPr>
          <w:ilvl w:val="0"/>
          <w:numId w:val="0"/>
        </w:numPr>
        <w:tabs>
          <w:tab w:val="left" w:pos="720"/>
        </w:tabs>
      </w:pPr>
      <w:r>
        <w:tab/>
      </w:r>
      <w:r w:rsidR="00FB2447">
        <w:t>6</w:t>
      </w:r>
      <w:r w:rsidR="0083419C">
        <w:t>.2</w:t>
      </w:r>
      <w:r w:rsidR="0083419C">
        <w:tab/>
      </w:r>
      <w:r w:rsidR="0046029E">
        <w:t>This Declaration is to run with the land and shall be binding on all parties and all persons claiming under it for a period of t</w:t>
      </w:r>
      <w:r w:rsidR="0083419C">
        <w:t>en</w:t>
      </w:r>
      <w:r w:rsidR="0046029E">
        <w:t xml:space="preserve"> (</w:t>
      </w:r>
      <w:r w:rsidR="0083419C">
        <w:t>10</w:t>
      </w:r>
      <w:r w:rsidR="0046029E">
        <w:t>) years from the date this Declaration is recorded after which time it shall be extended automatically for successive periods of ten (10) years each</w:t>
      </w:r>
      <w:r w:rsidR="0083419C">
        <w:t xml:space="preserve"> for the life of the Development Project. </w:t>
      </w:r>
    </w:p>
    <w:p w14:paraId="51E003FF" w14:textId="2FB2F814" w:rsidR="00EF7ED5" w:rsidRPr="0019256B" w:rsidRDefault="00202A2C" w:rsidP="002C433B">
      <w:pPr>
        <w:pStyle w:val="Heading1"/>
        <w:numPr>
          <w:ilvl w:val="0"/>
          <w:numId w:val="0"/>
        </w:numPr>
        <w:tabs>
          <w:tab w:val="left" w:pos="720"/>
        </w:tabs>
      </w:pPr>
      <w:r>
        <w:tab/>
      </w:r>
      <w:r w:rsidR="00FB2447">
        <w:t>6.3</w:t>
      </w:r>
      <w:r w:rsidR="00FB2447">
        <w:tab/>
      </w:r>
      <w:r w:rsidR="0046029E">
        <w:t xml:space="preserve">This Declaration of Restrictions may be modified, </w:t>
      </w:r>
      <w:proofErr w:type="gramStart"/>
      <w:r w:rsidR="0046029E">
        <w:t>amended</w:t>
      </w:r>
      <w:proofErr w:type="gramEnd"/>
      <w:r w:rsidR="0046029E">
        <w:t xml:space="preserve"> or released as to the Property, or any portion thereof, by a written instrument executed by the then owner(s) of the property, including joinders of all mortgagees, provided that the same is also approved by the </w:t>
      </w:r>
      <w:r w:rsidR="00FB2447">
        <w:t xml:space="preserve">City of South Miami </w:t>
      </w:r>
      <w:r w:rsidR="0046029E">
        <w:t xml:space="preserve">Commission. </w:t>
      </w:r>
    </w:p>
    <w:p w14:paraId="5117FAD8" w14:textId="62879593" w:rsidR="00EF7ED5" w:rsidRDefault="00EF7ED5" w:rsidP="002C433B">
      <w:pPr>
        <w:pStyle w:val="Heading1"/>
        <w:numPr>
          <w:ilvl w:val="0"/>
          <w:numId w:val="0"/>
        </w:numPr>
        <w:tabs>
          <w:tab w:val="left" w:pos="720"/>
        </w:tabs>
      </w:pPr>
      <w:r>
        <w:t>7.</w:t>
      </w:r>
      <w:r>
        <w:tab/>
      </w:r>
      <w:r w:rsidRPr="007A1797">
        <w:rPr>
          <w:b/>
          <w:bCs w:val="0"/>
        </w:rPr>
        <w:t>Enforcement.</w:t>
      </w:r>
      <w:r>
        <w:t xml:space="preserve"> Enforcement shall be by action against any parties or person violating, or attempting to violate, any covenants. The prevailing party in any action or suit pertaining to or arising out of this Declaration shall be entitled to recover, in addition to costs and disbursements allowed by law, such sum as the Court may adjudge to be reasonable for the services of his attorney. This enforcement provision shall be in addition to any other remedies available at law, in equity or both.</w:t>
      </w:r>
    </w:p>
    <w:p w14:paraId="20A303B2" w14:textId="6EC9283D" w:rsidR="006C55D0" w:rsidRDefault="006C55D0" w:rsidP="002C433B">
      <w:pPr>
        <w:pStyle w:val="BodyText"/>
        <w:spacing w:line="480" w:lineRule="auto"/>
        <w:jc w:val="both"/>
      </w:pPr>
      <w:r>
        <w:lastRenderedPageBreak/>
        <w:t>8.</w:t>
      </w:r>
      <w:r>
        <w:tab/>
      </w:r>
      <w:r w:rsidRPr="007A1797">
        <w:rPr>
          <w:b/>
          <w:bCs/>
        </w:rPr>
        <w:t>Inspections</w:t>
      </w:r>
      <w:r w:rsidRPr="007A1797">
        <w:t>.</w:t>
      </w:r>
      <w:r>
        <w:t xml:space="preserve"> </w:t>
      </w:r>
      <w:bookmarkStart w:id="35" w:name="OLE_LINK13"/>
      <w:r>
        <w:t xml:space="preserve">As further part of this Declaration, it is hereby understood </w:t>
      </w:r>
      <w:bookmarkEnd w:id="35"/>
      <w:r>
        <w:t xml:space="preserve">and agreed that any official inspector </w:t>
      </w:r>
      <w:r w:rsidR="005877C6">
        <w:t xml:space="preserve">of the City of South </w:t>
      </w:r>
      <w:r w:rsidR="00352823">
        <w:t>Miami</w:t>
      </w:r>
      <w:r>
        <w:t xml:space="preserve">, or its agents duly authorized, may have the privilege at any time during normal working hours of entering and inspecting the premises </w:t>
      </w:r>
      <w:bookmarkStart w:id="36" w:name="OLE_LINK14"/>
      <w:r>
        <w:t xml:space="preserve">to determine </w:t>
      </w:r>
      <w:proofErr w:type="gramStart"/>
      <w:r>
        <w:t>whether or not</w:t>
      </w:r>
      <w:proofErr w:type="gramEnd"/>
      <w:r>
        <w:t xml:space="preserve"> the conditions herein agreed to are being complied with. </w:t>
      </w:r>
      <w:bookmarkEnd w:id="36"/>
    </w:p>
    <w:p w14:paraId="5362F084" w14:textId="63F80C58" w:rsidR="006C55D0" w:rsidRDefault="006C55D0" w:rsidP="002C433B">
      <w:pPr>
        <w:pStyle w:val="BodyText"/>
        <w:spacing w:line="480" w:lineRule="auto"/>
        <w:jc w:val="both"/>
      </w:pPr>
      <w:r>
        <w:t>9.</w:t>
      </w:r>
      <w:r>
        <w:tab/>
      </w:r>
      <w:r w:rsidRPr="007A1797">
        <w:rPr>
          <w:b/>
          <w:bCs/>
        </w:rPr>
        <w:t>Authorization to Withhold Permits and Inspections.</w:t>
      </w:r>
      <w:r>
        <w:t xml:space="preserve">  </w:t>
      </w:r>
      <w:bookmarkStart w:id="37" w:name="OLE_LINK16"/>
      <w:r>
        <w:t xml:space="preserve">In the event </w:t>
      </w:r>
      <w:bookmarkEnd w:id="37"/>
      <w:r>
        <w:t>the terms of this Declaration are not being complied with, in addition to any other remedies available, the C</w:t>
      </w:r>
      <w:r w:rsidR="005877C6">
        <w:t>ity</w:t>
      </w:r>
      <w:r>
        <w:t xml:space="preserve"> is hereby authorized to withhold any further permits and refuse to make any inspections or grant any approvals, until such time as this declaration is complied with.</w:t>
      </w:r>
    </w:p>
    <w:p w14:paraId="43D3681E" w14:textId="77777777" w:rsidR="006C55D0" w:rsidRDefault="006C55D0" w:rsidP="002C433B">
      <w:pPr>
        <w:pStyle w:val="BodyText"/>
        <w:spacing w:line="480" w:lineRule="auto"/>
        <w:jc w:val="both"/>
      </w:pPr>
      <w:r>
        <w:t>10.</w:t>
      </w:r>
      <w:r>
        <w:tab/>
      </w:r>
      <w:r w:rsidRPr="007A1797">
        <w:rPr>
          <w:b/>
          <w:bCs/>
        </w:rPr>
        <w:t>Election of Remedies</w:t>
      </w:r>
      <w:r w:rsidRPr="007A1797">
        <w:t>.</w:t>
      </w:r>
      <w:r>
        <w:t xml:space="preserve"> All rights, remedies and privileges granted herein shall be deemed to be cumulative and the exercise of any one or more shall neither be deemed to constitute an election of remedies, nor shall it preclude the party exercising the same from exercising such other additional rights, </w:t>
      </w:r>
      <w:proofErr w:type="gramStart"/>
      <w:r>
        <w:t>remedies</w:t>
      </w:r>
      <w:proofErr w:type="gramEnd"/>
      <w:r>
        <w:t xml:space="preserve"> or privileges. </w:t>
      </w:r>
    </w:p>
    <w:p w14:paraId="061C8205" w14:textId="643F6284" w:rsidR="00FA0023" w:rsidRDefault="00FA0023" w:rsidP="002C433B">
      <w:pPr>
        <w:pStyle w:val="BodyText"/>
        <w:spacing w:line="480" w:lineRule="auto"/>
        <w:jc w:val="both"/>
      </w:pPr>
      <w:r>
        <w:t>11.</w:t>
      </w:r>
      <w:r>
        <w:tab/>
      </w:r>
      <w:r w:rsidRPr="007A1797">
        <w:rPr>
          <w:b/>
          <w:bCs/>
        </w:rPr>
        <w:t>Severability</w:t>
      </w:r>
      <w:r w:rsidRPr="007A1797">
        <w:t>.</w:t>
      </w:r>
      <w:r>
        <w:t xml:space="preserve"> </w:t>
      </w:r>
      <w:r w:rsidR="007A1797">
        <w:t xml:space="preserve">Should any provision, section, paragraph, sentence, clause or word of this covenant and agreement be rendered or declared invalid or ineffective by any final action in a court of competent jurisdiction, or by reason of any preemptive legislation, the remaining provisions, sections, paragraphs, sentences, clauses and words of this covenant and agreements shall remain in full force and </w:t>
      </w:r>
      <w:proofErr w:type="gramStart"/>
      <w:r w:rsidR="007A1797">
        <w:t>effect</w:t>
      </w:r>
      <w:proofErr w:type="gramEnd"/>
    </w:p>
    <w:p w14:paraId="19071AC4" w14:textId="32B4664F" w:rsidR="00FA0023" w:rsidRDefault="00FA0023" w:rsidP="002C433B">
      <w:pPr>
        <w:pStyle w:val="BodyText"/>
        <w:spacing w:line="480" w:lineRule="auto"/>
        <w:jc w:val="both"/>
      </w:pPr>
      <w:r>
        <w:t>13.</w:t>
      </w:r>
      <w:r>
        <w:tab/>
      </w:r>
      <w:r w:rsidRPr="007A1797">
        <w:rPr>
          <w:b/>
          <w:bCs/>
        </w:rPr>
        <w:t>Recordation and Effective Date</w:t>
      </w:r>
      <w:r w:rsidRPr="007A1797">
        <w:t>.</w:t>
      </w:r>
      <w:r>
        <w:t xml:space="preserve"> This Declaration shall be filed of record in the public records of Miami-Dade County, Florida at the cost of the Owner. This Declaration shall become effective immediately upon recordation. Notwithstanding the previous sentence, if </w:t>
      </w:r>
      <w:r w:rsidR="00DF5108">
        <w:t xml:space="preserve">the Owner </w:t>
      </w:r>
      <w:r w:rsidR="00CA7243">
        <w:t xml:space="preserve">abandons the building permit and provides the City with written notice of its intention not to develop </w:t>
      </w:r>
      <w:r w:rsidR="00DF5108">
        <w:t xml:space="preserve">the Project, </w:t>
      </w:r>
      <w:r>
        <w:t xml:space="preserve">then this Declaration shall be null and void and of no further effect. Upon </w:t>
      </w:r>
      <w:r w:rsidR="00CA7243">
        <w:lastRenderedPageBreak/>
        <w:t>formal notification</w:t>
      </w:r>
      <w:r>
        <w:t xml:space="preserve">, and upon written request, the </w:t>
      </w:r>
      <w:r w:rsidR="00DF5108">
        <w:t xml:space="preserve">City </w:t>
      </w:r>
      <w:r>
        <w:t xml:space="preserve">shall forthwith execute a written instrument, in recordable form, acknowledging that this Declaration is null and void and of no further effect. </w:t>
      </w:r>
    </w:p>
    <w:p w14:paraId="4C38B7A3" w14:textId="65E56FBD" w:rsidR="00643703" w:rsidRDefault="005B2983" w:rsidP="002C433B">
      <w:pPr>
        <w:pStyle w:val="BodyText"/>
        <w:spacing w:line="480" w:lineRule="auto"/>
        <w:jc w:val="both"/>
      </w:pPr>
      <w:r>
        <w:t>14.</w:t>
      </w:r>
      <w:r>
        <w:tab/>
      </w:r>
      <w:r w:rsidRPr="007A1797">
        <w:rPr>
          <w:b/>
          <w:bCs/>
        </w:rPr>
        <w:t>Sale of the Property.</w:t>
      </w:r>
      <w:r w:rsidRPr="007A1797">
        <w:tab/>
      </w:r>
      <w:r>
        <w:t xml:space="preserve"> Owner hereby covenants and agrees, if the Property is </w:t>
      </w:r>
      <w:proofErr w:type="gramStart"/>
      <w:r>
        <w:t>sold,  Owner</w:t>
      </w:r>
      <w:proofErr w:type="gramEnd"/>
      <w:r>
        <w:t xml:space="preserve"> shall transfer </w:t>
      </w:r>
      <w:ins w:id="38" w:author="Priscilla Guzman" w:date="2024-02-28T17:08:00Z">
        <w:r w:rsidR="00303C77">
          <w:t xml:space="preserve">any </w:t>
        </w:r>
      </w:ins>
      <w:r>
        <w:t xml:space="preserve">ownership </w:t>
      </w:r>
      <w:ins w:id="39" w:author="Priscilla Guzman" w:date="2024-02-28T17:08:00Z">
        <w:r w:rsidR="00303C77">
          <w:t xml:space="preserve">interest </w:t>
        </w:r>
      </w:ins>
      <w:r>
        <w:t xml:space="preserve">of the Artwork </w:t>
      </w:r>
      <w:ins w:id="40" w:author="Priscilla Guzman" w:date="2024-02-28T17:08:00Z">
        <w:r w:rsidR="00303C77">
          <w:t xml:space="preserve">Owner may own </w:t>
        </w:r>
      </w:ins>
      <w:r>
        <w:t>as an integral part of the sale of the Property.</w:t>
      </w:r>
    </w:p>
    <w:p w14:paraId="2C84DA9B" w14:textId="533DED3B" w:rsidR="00643703" w:rsidRDefault="00643703" w:rsidP="009C0086">
      <w:pPr>
        <w:suppressAutoHyphens/>
        <w:spacing w:after="120" w:line="480" w:lineRule="auto"/>
        <w:jc w:val="both"/>
        <w:rPr>
          <w:ins w:id="41" w:author="Priscilla Guzman" w:date="2024-02-28T17:37:00Z"/>
          <w:spacing w:val="-3"/>
        </w:rPr>
      </w:pPr>
      <w:ins w:id="42" w:author="Priscilla Guzman" w:date="2024-02-28T17:13:00Z">
        <w:r>
          <w:rPr>
            <w:spacing w:val="-3"/>
          </w:rPr>
          <w:tab/>
          <w:t>15.</w:t>
        </w:r>
        <w:r>
          <w:rPr>
            <w:spacing w:val="-3"/>
          </w:rPr>
          <w:tab/>
        </w:r>
        <w:r w:rsidRPr="00DA7059">
          <w:rPr>
            <w:b/>
            <w:bCs/>
            <w:spacing w:val="-3"/>
          </w:rPr>
          <w:t>Indemnification</w:t>
        </w:r>
        <w:r>
          <w:rPr>
            <w:spacing w:val="-3"/>
          </w:rPr>
          <w:t>.</w:t>
        </w:r>
        <w:r w:rsidRPr="00DA7059">
          <w:rPr>
            <w:spacing w:val="-3"/>
          </w:rPr>
          <w:t xml:space="preserve">  </w:t>
        </w:r>
      </w:ins>
      <w:ins w:id="43" w:author="Priscilla Guzman" w:date="2024-02-28T17:14:00Z">
        <w:r>
          <w:rPr>
            <w:spacing w:val="-3"/>
          </w:rPr>
          <w:t xml:space="preserve">Developer </w:t>
        </w:r>
      </w:ins>
      <w:ins w:id="44" w:author="Priscilla Guzman" w:date="2024-02-28T17:13:00Z">
        <w:r w:rsidRPr="00DA7059">
          <w:rPr>
            <w:spacing w:val="-3"/>
          </w:rPr>
          <w:t xml:space="preserve">shall indemnify and hold harmless </w:t>
        </w:r>
      </w:ins>
      <w:ins w:id="45" w:author="Priscilla Guzman" w:date="2024-02-28T17:15:00Z">
        <w:r>
          <w:rPr>
            <w:spacing w:val="-3"/>
          </w:rPr>
          <w:t xml:space="preserve">Owner </w:t>
        </w:r>
      </w:ins>
      <w:ins w:id="46" w:author="Priscilla Guzman" w:date="2024-02-28T17:13:00Z">
        <w:r w:rsidRPr="00DA7059">
          <w:rPr>
            <w:spacing w:val="-3"/>
          </w:rPr>
          <w:t>against and from any and all claims</w:t>
        </w:r>
      </w:ins>
      <w:ins w:id="47" w:author="Priscilla Guzman" w:date="2024-02-28T17:16:00Z">
        <w:r>
          <w:rPr>
            <w:spacing w:val="-3"/>
          </w:rPr>
          <w:t xml:space="preserve"> damages or lo</w:t>
        </w:r>
      </w:ins>
      <w:ins w:id="48" w:author="Priscilla Guzman" w:date="2024-02-28T17:17:00Z">
        <w:r>
          <w:rPr>
            <w:spacing w:val="-3"/>
          </w:rPr>
          <w:t>ses</w:t>
        </w:r>
      </w:ins>
      <w:ins w:id="49" w:author="Priscilla Guzman" w:date="2024-02-28T17:13:00Z">
        <w:r w:rsidRPr="00DA7059">
          <w:rPr>
            <w:spacing w:val="-3"/>
          </w:rPr>
          <w:t xml:space="preserve"> arising from any breach or default in the performance of any obligation to be performed under the terms of this </w:t>
        </w:r>
      </w:ins>
      <w:ins w:id="50" w:author="Priscilla Guzman" w:date="2024-02-28T17:20:00Z">
        <w:r w:rsidR="00FD38A2">
          <w:rPr>
            <w:spacing w:val="-3"/>
          </w:rPr>
          <w:t xml:space="preserve">Declaration </w:t>
        </w:r>
      </w:ins>
      <w:ins w:id="51" w:author="Priscilla Guzman" w:date="2024-02-28T17:35:00Z">
        <w:r w:rsidR="009C0086">
          <w:rPr>
            <w:spacing w:val="-3"/>
          </w:rPr>
          <w:t xml:space="preserve">and </w:t>
        </w:r>
      </w:ins>
      <w:ins w:id="52" w:author="Priscilla Guzman" w:date="2024-02-28T17:13:00Z">
        <w:r w:rsidRPr="00DA7059">
          <w:rPr>
            <w:spacing w:val="-3"/>
          </w:rPr>
          <w:t xml:space="preserve">all costs, attorney's fees, and liability incurred in or about the defense of any such claim or any action or proceeding brought thereon and in case any action or proceeding brought against by reason of such claim, </w:t>
        </w:r>
      </w:ins>
      <w:ins w:id="53" w:author="Priscilla Guzman" w:date="2024-02-28T17:21:00Z">
        <w:r w:rsidR="00FD38A2">
          <w:rPr>
            <w:spacing w:val="-3"/>
          </w:rPr>
          <w:t>Developer</w:t>
        </w:r>
      </w:ins>
      <w:ins w:id="54" w:author="Priscilla Guzman" w:date="2024-02-28T17:13:00Z">
        <w:r w:rsidRPr="00DA7059">
          <w:rPr>
            <w:spacing w:val="-3"/>
          </w:rPr>
          <w:t xml:space="preserve"> upon notice from </w:t>
        </w:r>
      </w:ins>
      <w:ins w:id="55" w:author="Priscilla Guzman" w:date="2024-02-28T17:22:00Z">
        <w:r w:rsidR="00FD38A2">
          <w:rPr>
            <w:spacing w:val="-3"/>
          </w:rPr>
          <w:t xml:space="preserve">Owner </w:t>
        </w:r>
      </w:ins>
      <w:ins w:id="56" w:author="Priscilla Guzman" w:date="2024-02-28T17:13:00Z">
        <w:r w:rsidRPr="00DA7059">
          <w:rPr>
            <w:spacing w:val="-3"/>
          </w:rPr>
          <w:t xml:space="preserve">shall defend the same at </w:t>
        </w:r>
      </w:ins>
      <w:ins w:id="57" w:author="Priscilla Guzman" w:date="2024-02-28T17:22:00Z">
        <w:r w:rsidR="00FD38A2">
          <w:rPr>
            <w:spacing w:val="-3"/>
          </w:rPr>
          <w:t>Developer’s</w:t>
        </w:r>
      </w:ins>
      <w:ins w:id="58" w:author="Priscilla Guzman" w:date="2024-02-28T17:13:00Z">
        <w:r w:rsidRPr="00DA7059">
          <w:rPr>
            <w:spacing w:val="-3"/>
          </w:rPr>
          <w:t xml:space="preserve"> expense by counsel reasonably satisfactory to </w:t>
        </w:r>
      </w:ins>
      <w:ins w:id="59" w:author="Priscilla Guzman" w:date="2024-02-28T17:22:00Z">
        <w:r w:rsidR="00FD38A2">
          <w:rPr>
            <w:spacing w:val="-3"/>
          </w:rPr>
          <w:t>Owner</w:t>
        </w:r>
      </w:ins>
      <w:ins w:id="60" w:author="Priscilla Guzman" w:date="2024-02-28T17:13:00Z">
        <w:r w:rsidRPr="00DA7059">
          <w:rPr>
            <w:spacing w:val="-3"/>
          </w:rPr>
          <w:t xml:space="preserve">.  </w:t>
        </w:r>
      </w:ins>
    </w:p>
    <w:p w14:paraId="49729E1B" w14:textId="77777777" w:rsidR="009C0086" w:rsidRDefault="009C0086" w:rsidP="009C0086">
      <w:pPr>
        <w:suppressAutoHyphens/>
        <w:spacing w:after="120" w:line="480" w:lineRule="auto"/>
        <w:jc w:val="both"/>
        <w:rPr>
          <w:ins w:id="61" w:author="Priscilla Guzman" w:date="2024-02-28T17:37:00Z"/>
          <w:spacing w:val="-3"/>
        </w:rPr>
      </w:pPr>
    </w:p>
    <w:p w14:paraId="0B009894" w14:textId="5B40168C" w:rsidR="006E4B4B" w:rsidRDefault="006E4B4B" w:rsidP="002C433B">
      <w:pPr>
        <w:pStyle w:val="BodyTextJ"/>
      </w:pPr>
    </w:p>
    <w:p w14:paraId="44ADE847" w14:textId="5EB4C974" w:rsidR="006E4B4B" w:rsidRDefault="006E4B4B" w:rsidP="002C433B">
      <w:pPr>
        <w:pStyle w:val="BodyTextJ"/>
      </w:pPr>
    </w:p>
    <w:p w14:paraId="58A142ED" w14:textId="3D916B7E" w:rsidR="006E4B4B" w:rsidRDefault="006E4B4B" w:rsidP="002C433B">
      <w:pPr>
        <w:pStyle w:val="BodyTextJ"/>
      </w:pPr>
    </w:p>
    <w:p w14:paraId="0ED5A21C" w14:textId="77777777" w:rsidR="006E4B4B" w:rsidRDefault="006E4B4B" w:rsidP="002C433B">
      <w:pPr>
        <w:pStyle w:val="BodyTextJ"/>
      </w:pPr>
    </w:p>
    <w:p w14:paraId="20F0E486" w14:textId="5D61767A" w:rsidR="006E4B4B" w:rsidRDefault="006E4B4B" w:rsidP="006E4B4B">
      <w:pPr>
        <w:pStyle w:val="BodyTextJ"/>
        <w:jc w:val="center"/>
        <w:rPr>
          <w:b/>
          <w:bCs/>
        </w:rPr>
      </w:pPr>
      <w:r w:rsidRPr="006E4B4B">
        <w:rPr>
          <w:b/>
          <w:bCs/>
        </w:rPr>
        <w:t>SIGNATURE PAGES TO FOLLOW</w:t>
      </w:r>
    </w:p>
    <w:p w14:paraId="7F0B1E94" w14:textId="77777777" w:rsidR="006E4B4B" w:rsidRDefault="006E4B4B">
      <w:pPr>
        <w:spacing w:after="160" w:line="259" w:lineRule="auto"/>
        <w:rPr>
          <w:b/>
          <w:bCs/>
        </w:rPr>
      </w:pPr>
      <w:r>
        <w:rPr>
          <w:b/>
          <w:bCs/>
        </w:rPr>
        <w:br w:type="page"/>
      </w:r>
    </w:p>
    <w:p w14:paraId="636C1F62" w14:textId="77777777" w:rsidR="006032C9" w:rsidRDefault="006032C9" w:rsidP="006032C9">
      <w:pPr>
        <w:pStyle w:val="BodyTextJ"/>
      </w:pPr>
      <w:r>
        <w:lastRenderedPageBreak/>
        <w:t>IN WITNESS WHEREOF, the Owner has executed this Declaration of Restrictions as of this ___ day of ___________, 2024.</w:t>
      </w:r>
    </w:p>
    <w:p w14:paraId="350115F9" w14:textId="4300FB79" w:rsidR="00290BF7" w:rsidRDefault="00290BF7" w:rsidP="002C433B">
      <w:pPr>
        <w:pStyle w:val="BodyTextJ"/>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677"/>
      </w:tblGrid>
      <w:tr w:rsidR="00290BF7" w14:paraId="63067E7D" w14:textId="77777777" w:rsidTr="00185487">
        <w:tc>
          <w:tcPr>
            <w:tcW w:w="4683" w:type="dxa"/>
          </w:tcPr>
          <w:p w14:paraId="0DA98B3B" w14:textId="77777777" w:rsidR="00290BF7" w:rsidRDefault="00290BF7" w:rsidP="00185487">
            <w:pPr>
              <w:spacing w:line="480" w:lineRule="auto"/>
              <w:jc w:val="both"/>
              <w:rPr>
                <w:b/>
              </w:rPr>
            </w:pPr>
            <w:r>
              <w:rPr>
                <w:b/>
              </w:rPr>
              <w:t>WITNESSES:</w:t>
            </w:r>
          </w:p>
          <w:p w14:paraId="3C4F1393" w14:textId="77777777" w:rsidR="00290BF7" w:rsidRDefault="00290BF7" w:rsidP="00185487">
            <w:pPr>
              <w:spacing w:line="480" w:lineRule="auto"/>
              <w:jc w:val="both"/>
            </w:pPr>
          </w:p>
          <w:p w14:paraId="40AED0A2" w14:textId="77777777" w:rsidR="00290BF7" w:rsidRDefault="00290BF7" w:rsidP="00185487">
            <w:pPr>
              <w:jc w:val="both"/>
              <w:rPr>
                <w:u w:val="single"/>
              </w:rPr>
            </w:pPr>
          </w:p>
          <w:p w14:paraId="0D86B5B7" w14:textId="77777777" w:rsidR="00290BF7" w:rsidRDefault="00290BF7" w:rsidP="00185487">
            <w:pPr>
              <w:jc w:val="both"/>
              <w:rPr>
                <w:u w:val="single"/>
              </w:rPr>
            </w:pPr>
          </w:p>
          <w:p w14:paraId="03F5DF50" w14:textId="77777777" w:rsidR="00290BF7" w:rsidRDefault="00290BF7" w:rsidP="00185487">
            <w:pPr>
              <w:jc w:val="both"/>
              <w:rPr>
                <w:u w:val="single"/>
              </w:rPr>
            </w:pPr>
          </w:p>
          <w:p w14:paraId="1F1A23ED" w14:textId="77777777" w:rsidR="00290BF7" w:rsidRDefault="00290BF7" w:rsidP="00185487">
            <w:pPr>
              <w:jc w:val="both"/>
              <w:rPr>
                <w:u w:val="single"/>
              </w:rPr>
            </w:pPr>
            <w:r>
              <w:rPr>
                <w:u w:val="single"/>
              </w:rPr>
              <w:softHyphen/>
            </w:r>
            <w:r>
              <w:rPr>
                <w:u w:val="single"/>
              </w:rPr>
              <w:tab/>
            </w:r>
            <w:r>
              <w:rPr>
                <w:u w:val="single"/>
              </w:rPr>
              <w:tab/>
            </w:r>
            <w:r>
              <w:rPr>
                <w:u w:val="single"/>
              </w:rPr>
              <w:tab/>
            </w:r>
            <w:r>
              <w:rPr>
                <w:u w:val="single"/>
              </w:rPr>
              <w:tab/>
            </w:r>
            <w:r>
              <w:rPr>
                <w:u w:val="single"/>
              </w:rPr>
              <w:tab/>
            </w:r>
            <w:r>
              <w:rPr>
                <w:u w:val="single"/>
              </w:rPr>
              <w:tab/>
            </w:r>
          </w:p>
          <w:p w14:paraId="48E10799" w14:textId="77777777" w:rsidR="00290BF7" w:rsidRDefault="00290BF7" w:rsidP="00185487">
            <w:pPr>
              <w:jc w:val="both"/>
            </w:pPr>
            <w:r>
              <w:t>Signature</w:t>
            </w:r>
          </w:p>
          <w:p w14:paraId="7BED63E0" w14:textId="77777777" w:rsidR="00290BF7" w:rsidRDefault="00290BF7" w:rsidP="00185487">
            <w:pPr>
              <w:jc w:val="both"/>
              <w:rPr>
                <w:u w:val="single"/>
              </w:rPr>
            </w:pPr>
            <w:r>
              <w:rPr>
                <w:u w:val="single"/>
              </w:rPr>
              <w:tab/>
            </w:r>
            <w:r>
              <w:rPr>
                <w:u w:val="single"/>
              </w:rPr>
              <w:tab/>
            </w:r>
            <w:r>
              <w:rPr>
                <w:u w:val="single"/>
              </w:rPr>
              <w:tab/>
            </w:r>
            <w:r>
              <w:rPr>
                <w:u w:val="single"/>
              </w:rPr>
              <w:tab/>
            </w:r>
            <w:r>
              <w:rPr>
                <w:u w:val="single"/>
              </w:rPr>
              <w:tab/>
            </w:r>
            <w:r>
              <w:rPr>
                <w:u w:val="single"/>
              </w:rPr>
              <w:tab/>
            </w:r>
          </w:p>
          <w:p w14:paraId="5D1D8CC6" w14:textId="77777777" w:rsidR="00290BF7" w:rsidRDefault="00290BF7" w:rsidP="00185487">
            <w:pPr>
              <w:jc w:val="both"/>
            </w:pPr>
            <w:r>
              <w:t>Printed Name</w:t>
            </w:r>
          </w:p>
          <w:p w14:paraId="51AE6045" w14:textId="77777777" w:rsidR="00290BF7" w:rsidRDefault="00290BF7" w:rsidP="00185487">
            <w:pPr>
              <w:jc w:val="both"/>
            </w:pPr>
          </w:p>
          <w:p w14:paraId="29B016D4" w14:textId="77777777" w:rsidR="00290BF7" w:rsidRDefault="00290BF7" w:rsidP="00185487">
            <w:pPr>
              <w:jc w:val="both"/>
              <w:rPr>
                <w:u w:val="single"/>
              </w:rPr>
            </w:pPr>
            <w:r>
              <w:rPr>
                <w:u w:val="single"/>
              </w:rPr>
              <w:tab/>
            </w:r>
            <w:r>
              <w:rPr>
                <w:u w:val="single"/>
              </w:rPr>
              <w:tab/>
            </w:r>
            <w:r>
              <w:rPr>
                <w:u w:val="single"/>
              </w:rPr>
              <w:tab/>
            </w:r>
            <w:r>
              <w:rPr>
                <w:u w:val="single"/>
              </w:rPr>
              <w:tab/>
            </w:r>
            <w:r>
              <w:rPr>
                <w:u w:val="single"/>
              </w:rPr>
              <w:tab/>
            </w:r>
            <w:r>
              <w:rPr>
                <w:u w:val="single"/>
              </w:rPr>
              <w:tab/>
            </w:r>
          </w:p>
          <w:p w14:paraId="63687BBC" w14:textId="77777777" w:rsidR="00290BF7" w:rsidRDefault="00290BF7" w:rsidP="00185487">
            <w:pPr>
              <w:jc w:val="both"/>
            </w:pPr>
            <w:r>
              <w:t>Signature</w:t>
            </w:r>
          </w:p>
          <w:p w14:paraId="3A5FC865" w14:textId="77777777" w:rsidR="00290BF7" w:rsidRDefault="00290BF7" w:rsidP="00185487">
            <w:pPr>
              <w:jc w:val="both"/>
              <w:rPr>
                <w:u w:val="single"/>
              </w:rPr>
            </w:pPr>
            <w:r>
              <w:rPr>
                <w:u w:val="single"/>
              </w:rPr>
              <w:tab/>
            </w:r>
            <w:r>
              <w:rPr>
                <w:u w:val="single"/>
              </w:rPr>
              <w:tab/>
            </w:r>
            <w:r>
              <w:rPr>
                <w:u w:val="single"/>
              </w:rPr>
              <w:tab/>
            </w:r>
            <w:r>
              <w:rPr>
                <w:u w:val="single"/>
              </w:rPr>
              <w:tab/>
            </w:r>
            <w:r>
              <w:rPr>
                <w:u w:val="single"/>
              </w:rPr>
              <w:tab/>
            </w:r>
            <w:r>
              <w:rPr>
                <w:u w:val="single"/>
              </w:rPr>
              <w:tab/>
            </w:r>
          </w:p>
          <w:p w14:paraId="07979027" w14:textId="77777777" w:rsidR="00290BF7" w:rsidRDefault="00290BF7" w:rsidP="00185487">
            <w:pPr>
              <w:jc w:val="both"/>
            </w:pPr>
            <w:r>
              <w:t>Printed Name</w:t>
            </w:r>
          </w:p>
          <w:p w14:paraId="5C81EA41" w14:textId="77777777" w:rsidR="00290BF7" w:rsidRDefault="00290BF7" w:rsidP="00185487">
            <w:pPr>
              <w:jc w:val="both"/>
            </w:pPr>
          </w:p>
        </w:tc>
        <w:tc>
          <w:tcPr>
            <w:tcW w:w="4677" w:type="dxa"/>
          </w:tcPr>
          <w:p w14:paraId="7F04A164" w14:textId="77777777" w:rsidR="00290BF7" w:rsidRDefault="00290BF7" w:rsidP="00185487">
            <w:pPr>
              <w:jc w:val="both"/>
            </w:pPr>
          </w:p>
          <w:p w14:paraId="6FB07B1A" w14:textId="77777777" w:rsidR="00290BF7" w:rsidRDefault="00290BF7" w:rsidP="00185487">
            <w:pPr>
              <w:jc w:val="both"/>
            </w:pPr>
          </w:p>
          <w:p w14:paraId="606F855C" w14:textId="7D759334" w:rsidR="00290BF7" w:rsidRDefault="00290BF7" w:rsidP="00185487">
            <w:pPr>
              <w:jc w:val="both"/>
            </w:pPr>
            <w:r>
              <w:t>SUNSET</w:t>
            </w:r>
            <w:r w:rsidR="006E4B4B">
              <w:t>-MIAMI INVESTMENTS, INC.</w:t>
            </w:r>
          </w:p>
          <w:p w14:paraId="229D3AF0" w14:textId="0D0EFCB2" w:rsidR="006E4B4B" w:rsidRDefault="006E4B4B" w:rsidP="00185487">
            <w:pPr>
              <w:jc w:val="both"/>
            </w:pPr>
            <w:r>
              <w:t>A Florida for profit Corporation</w:t>
            </w:r>
          </w:p>
          <w:p w14:paraId="315C106F" w14:textId="77777777" w:rsidR="00290BF7" w:rsidRDefault="00290BF7" w:rsidP="00185487">
            <w:pPr>
              <w:spacing w:line="480" w:lineRule="auto"/>
              <w:jc w:val="both"/>
            </w:pPr>
          </w:p>
          <w:p w14:paraId="33EF4F63" w14:textId="77777777" w:rsidR="00290BF7" w:rsidRDefault="00290BF7" w:rsidP="00185487">
            <w:pPr>
              <w:jc w:val="both"/>
              <w:rPr>
                <w:u w:val="single"/>
              </w:rPr>
            </w:pPr>
            <w:r>
              <w:t>By:</w:t>
            </w:r>
            <w:r>
              <w:rPr>
                <w:u w:val="single"/>
              </w:rPr>
              <w:tab/>
            </w:r>
            <w:r>
              <w:rPr>
                <w:u w:val="single"/>
              </w:rPr>
              <w:tab/>
            </w:r>
            <w:r>
              <w:rPr>
                <w:u w:val="single"/>
              </w:rPr>
              <w:tab/>
            </w:r>
            <w:r>
              <w:rPr>
                <w:u w:val="single"/>
              </w:rPr>
              <w:tab/>
            </w:r>
            <w:r>
              <w:rPr>
                <w:u w:val="single"/>
              </w:rPr>
              <w:tab/>
            </w:r>
            <w:r>
              <w:rPr>
                <w:u w:val="single"/>
              </w:rPr>
              <w:tab/>
            </w:r>
          </w:p>
          <w:p w14:paraId="7EC5535D" w14:textId="77777777" w:rsidR="00290BF7" w:rsidRDefault="00290BF7" w:rsidP="00185487">
            <w:pPr>
              <w:jc w:val="both"/>
            </w:pPr>
          </w:p>
          <w:p w14:paraId="731C2525" w14:textId="77777777" w:rsidR="00290BF7" w:rsidRDefault="00290BF7" w:rsidP="00185487">
            <w:pPr>
              <w:jc w:val="both"/>
            </w:pPr>
            <w:r>
              <w:rPr>
                <w:u w:val="single"/>
              </w:rPr>
              <w:t xml:space="preserve"> </w:t>
            </w:r>
          </w:p>
          <w:p w14:paraId="19CA0124" w14:textId="77777777" w:rsidR="00290BF7" w:rsidRDefault="00290BF7" w:rsidP="00185487">
            <w:pPr>
              <w:jc w:val="both"/>
            </w:pPr>
          </w:p>
          <w:p w14:paraId="759A8FED" w14:textId="77777777" w:rsidR="00290BF7" w:rsidRDefault="00290BF7" w:rsidP="00185487">
            <w:pPr>
              <w:jc w:val="both"/>
              <w:rPr>
                <w:u w:val="single"/>
              </w:rPr>
            </w:pPr>
            <w:r>
              <w:rPr>
                <w:u w:val="single"/>
              </w:rPr>
              <w:t xml:space="preserve"> </w:t>
            </w:r>
          </w:p>
          <w:p w14:paraId="45906CBC" w14:textId="77777777" w:rsidR="00290BF7" w:rsidRDefault="00290BF7" w:rsidP="00185487">
            <w:pPr>
              <w:spacing w:line="480" w:lineRule="auto"/>
              <w:jc w:val="both"/>
            </w:pPr>
          </w:p>
          <w:p w14:paraId="50A84907" w14:textId="77777777" w:rsidR="00290BF7" w:rsidRDefault="00290BF7" w:rsidP="00185487">
            <w:pPr>
              <w:spacing w:line="480" w:lineRule="auto"/>
              <w:jc w:val="both"/>
            </w:pPr>
          </w:p>
        </w:tc>
      </w:tr>
    </w:tbl>
    <w:p w14:paraId="0B2F5F4D" w14:textId="77777777" w:rsidR="00290BF7" w:rsidRDefault="00290BF7" w:rsidP="00290BF7">
      <w:pPr>
        <w:jc w:val="both"/>
      </w:pPr>
    </w:p>
    <w:p w14:paraId="3367B0F0" w14:textId="77777777" w:rsidR="00290BF7" w:rsidRDefault="00290BF7" w:rsidP="00290BF7">
      <w:pPr>
        <w:jc w:val="both"/>
      </w:pPr>
      <w:r>
        <w:t>STATE OF FLORIDA</w:t>
      </w:r>
      <w:r>
        <w:tab/>
      </w:r>
      <w:r>
        <w:tab/>
        <w:t>)</w:t>
      </w:r>
    </w:p>
    <w:p w14:paraId="2BFBC839" w14:textId="77777777" w:rsidR="00290BF7" w:rsidRDefault="00290BF7" w:rsidP="00290BF7">
      <w:pPr>
        <w:jc w:val="both"/>
      </w:pPr>
      <w:r>
        <w:tab/>
      </w:r>
      <w:r>
        <w:tab/>
      </w:r>
      <w:r>
        <w:tab/>
      </w:r>
      <w:r>
        <w:tab/>
      </w:r>
      <w:r>
        <w:tab/>
        <w:t>) SS</w:t>
      </w:r>
    </w:p>
    <w:p w14:paraId="753CEECC" w14:textId="77777777" w:rsidR="00290BF7" w:rsidRDefault="00290BF7" w:rsidP="00290BF7">
      <w:pPr>
        <w:jc w:val="both"/>
      </w:pPr>
      <w:r>
        <w:t>COUNTY OF MIAMI-DADE</w:t>
      </w:r>
      <w:r>
        <w:tab/>
        <w:t>)</w:t>
      </w:r>
    </w:p>
    <w:p w14:paraId="3DA1FBE0" w14:textId="77777777" w:rsidR="00290BF7" w:rsidRDefault="00290BF7" w:rsidP="00290BF7">
      <w:pPr>
        <w:jc w:val="both"/>
      </w:pPr>
    </w:p>
    <w:p w14:paraId="0A488C48" w14:textId="77777777" w:rsidR="00290BF7" w:rsidRDefault="00290BF7" w:rsidP="00290BF7">
      <w:pPr>
        <w:jc w:val="both"/>
      </w:pPr>
    </w:p>
    <w:p w14:paraId="1C3A59B6" w14:textId="3F2EBFA4" w:rsidR="00290BF7" w:rsidRDefault="00290BF7" w:rsidP="00290BF7">
      <w:pPr>
        <w:jc w:val="both"/>
      </w:pPr>
      <w:r>
        <w:tab/>
        <w:t>The foregoing instrument was acknowledged before me by ___________, as______________________________________________</w:t>
      </w:r>
      <w:r>
        <w:rPr>
          <w:i/>
          <w:iCs/>
          <w:sz w:val="22"/>
          <w:szCs w:val="22"/>
        </w:rPr>
        <w:t xml:space="preserve">, </w:t>
      </w:r>
      <w:r>
        <w:t xml:space="preserve">and for the purposes stated herein on behalf of said trusts.  </w:t>
      </w:r>
      <w:r w:rsidR="006E4B4B">
        <w:t>She</w:t>
      </w:r>
      <w:r>
        <w:t xml:space="preserve"> is personally known to me or has produced ________________________________ as identification.</w:t>
      </w:r>
    </w:p>
    <w:p w14:paraId="05904D66" w14:textId="77777777" w:rsidR="00290BF7" w:rsidRDefault="00290BF7" w:rsidP="00290BF7">
      <w:pPr>
        <w:jc w:val="both"/>
      </w:pPr>
    </w:p>
    <w:p w14:paraId="0BF5F0F7" w14:textId="77777777" w:rsidR="00290BF7" w:rsidRDefault="00290BF7" w:rsidP="00290BF7">
      <w:pPr>
        <w:jc w:val="both"/>
      </w:pPr>
      <w:r>
        <w:tab/>
        <w:t>Witness my signature and official seal this ______ day of _________________, 2024, in the County and State aforesaid.</w:t>
      </w:r>
    </w:p>
    <w:p w14:paraId="7529DBF7" w14:textId="77777777" w:rsidR="00290BF7" w:rsidRDefault="00290BF7" w:rsidP="00290BF7">
      <w:pPr>
        <w:jc w:val="both"/>
      </w:pPr>
    </w:p>
    <w:p w14:paraId="61E88153" w14:textId="77777777" w:rsidR="00290BF7" w:rsidRDefault="00290BF7" w:rsidP="00290BF7">
      <w:pPr>
        <w:jc w:val="both"/>
        <w:rPr>
          <w:u w:val="single"/>
        </w:rPr>
      </w:pPr>
      <w:r>
        <w:tab/>
      </w:r>
      <w:r>
        <w:tab/>
      </w:r>
      <w:r>
        <w:tab/>
      </w:r>
      <w:r>
        <w:tab/>
      </w:r>
      <w:r>
        <w:tab/>
      </w:r>
      <w:r>
        <w:tab/>
      </w:r>
      <w:r>
        <w:tab/>
      </w:r>
      <w:r>
        <w:rPr>
          <w:u w:val="single"/>
        </w:rPr>
        <w:tab/>
      </w:r>
      <w:r>
        <w:rPr>
          <w:u w:val="single"/>
        </w:rPr>
        <w:tab/>
      </w:r>
      <w:r>
        <w:rPr>
          <w:u w:val="single"/>
        </w:rPr>
        <w:tab/>
      </w:r>
      <w:r>
        <w:rPr>
          <w:u w:val="single"/>
        </w:rPr>
        <w:tab/>
      </w:r>
      <w:r>
        <w:rPr>
          <w:u w:val="single"/>
        </w:rPr>
        <w:tab/>
      </w:r>
    </w:p>
    <w:p w14:paraId="2FB62AE4" w14:textId="77777777" w:rsidR="00290BF7" w:rsidRDefault="00290BF7" w:rsidP="00290BF7">
      <w:pPr>
        <w:jc w:val="both"/>
      </w:pPr>
      <w:r>
        <w:tab/>
      </w:r>
      <w:r>
        <w:tab/>
      </w:r>
      <w:r>
        <w:tab/>
      </w:r>
      <w:r>
        <w:tab/>
      </w:r>
      <w:r>
        <w:tab/>
      </w:r>
      <w:r>
        <w:tab/>
      </w:r>
      <w:r>
        <w:tab/>
        <w:t xml:space="preserve">Notary Signature </w:t>
      </w:r>
    </w:p>
    <w:p w14:paraId="7A982938" w14:textId="77777777" w:rsidR="00290BF7" w:rsidRDefault="00290BF7" w:rsidP="00290BF7">
      <w:pPr>
        <w:jc w:val="both"/>
      </w:pPr>
    </w:p>
    <w:p w14:paraId="3A72329E" w14:textId="77777777" w:rsidR="00290BF7" w:rsidRDefault="00290BF7" w:rsidP="00290BF7">
      <w:pPr>
        <w:jc w:val="both"/>
        <w:rPr>
          <w:u w:val="single"/>
        </w:rPr>
      </w:pPr>
      <w:r>
        <w:tab/>
      </w:r>
      <w:r>
        <w:tab/>
      </w:r>
      <w:r>
        <w:tab/>
      </w:r>
      <w:r>
        <w:tab/>
      </w:r>
      <w:r>
        <w:tab/>
      </w:r>
      <w:r>
        <w:tab/>
      </w:r>
      <w:r>
        <w:tab/>
      </w:r>
      <w:r>
        <w:rPr>
          <w:u w:val="single"/>
        </w:rPr>
        <w:tab/>
      </w:r>
      <w:r>
        <w:rPr>
          <w:u w:val="single"/>
        </w:rPr>
        <w:tab/>
      </w:r>
      <w:r>
        <w:rPr>
          <w:u w:val="single"/>
        </w:rPr>
        <w:tab/>
      </w:r>
      <w:r>
        <w:rPr>
          <w:u w:val="single"/>
        </w:rPr>
        <w:tab/>
      </w:r>
      <w:r>
        <w:rPr>
          <w:u w:val="single"/>
        </w:rPr>
        <w:tab/>
      </w:r>
    </w:p>
    <w:p w14:paraId="4A0CB92E" w14:textId="77777777" w:rsidR="00290BF7" w:rsidRDefault="00290BF7" w:rsidP="00290BF7">
      <w:pPr>
        <w:jc w:val="both"/>
      </w:pPr>
      <w:r>
        <w:tab/>
      </w:r>
      <w:r>
        <w:tab/>
      </w:r>
      <w:r>
        <w:tab/>
      </w:r>
      <w:r>
        <w:tab/>
      </w:r>
      <w:r>
        <w:tab/>
      </w:r>
      <w:r>
        <w:tab/>
      </w:r>
      <w:r>
        <w:tab/>
        <w:t>Print Name</w:t>
      </w:r>
    </w:p>
    <w:p w14:paraId="6528F51F" w14:textId="77777777" w:rsidR="00290BF7" w:rsidRDefault="00290BF7" w:rsidP="00290BF7">
      <w:pPr>
        <w:jc w:val="both"/>
      </w:pPr>
      <w:r>
        <w:tab/>
      </w:r>
      <w:r>
        <w:tab/>
      </w:r>
      <w:r>
        <w:tab/>
      </w:r>
      <w:r>
        <w:tab/>
      </w:r>
      <w:r>
        <w:tab/>
      </w:r>
      <w:r>
        <w:tab/>
      </w:r>
      <w:r>
        <w:tab/>
      </w:r>
    </w:p>
    <w:p w14:paraId="6F50972D" w14:textId="77777777" w:rsidR="00290BF7" w:rsidRDefault="00290BF7" w:rsidP="00290BF7">
      <w:pPr>
        <w:jc w:val="both"/>
      </w:pPr>
      <w:r>
        <w:tab/>
      </w:r>
      <w:r>
        <w:tab/>
      </w:r>
      <w:r>
        <w:tab/>
      </w:r>
      <w:r>
        <w:tab/>
      </w:r>
      <w:r>
        <w:tab/>
      </w:r>
      <w:r>
        <w:tab/>
      </w:r>
      <w:r>
        <w:tab/>
      </w:r>
      <w:r>
        <w:rPr>
          <w:u w:val="single"/>
        </w:rPr>
        <w:tab/>
      </w:r>
      <w:r>
        <w:rPr>
          <w:u w:val="single"/>
        </w:rPr>
        <w:tab/>
      </w:r>
      <w:r>
        <w:rPr>
          <w:u w:val="single"/>
        </w:rPr>
        <w:tab/>
      </w:r>
      <w:r>
        <w:rPr>
          <w:u w:val="single"/>
        </w:rPr>
        <w:tab/>
      </w:r>
      <w:r>
        <w:rPr>
          <w:u w:val="single"/>
        </w:rPr>
        <w:tab/>
      </w:r>
      <w:r>
        <w:tab/>
      </w:r>
      <w:r>
        <w:tab/>
      </w:r>
      <w:r>
        <w:tab/>
      </w:r>
      <w:r>
        <w:tab/>
      </w:r>
      <w:r>
        <w:tab/>
      </w:r>
      <w:r>
        <w:tab/>
      </w:r>
      <w:r>
        <w:tab/>
      </w:r>
      <w:r>
        <w:tab/>
        <w:t>Commission Number</w:t>
      </w:r>
    </w:p>
    <w:p w14:paraId="01C48F4A" w14:textId="77777777" w:rsidR="00290BF7" w:rsidRDefault="00290BF7" w:rsidP="00290BF7">
      <w:pPr>
        <w:jc w:val="both"/>
      </w:pPr>
    </w:p>
    <w:p w14:paraId="6CB9B9C2" w14:textId="77777777" w:rsidR="00290BF7" w:rsidRDefault="00290BF7" w:rsidP="00290BF7">
      <w:pPr>
        <w:pStyle w:val="BodyText"/>
        <w:spacing w:line="480" w:lineRule="auto"/>
        <w:jc w:val="both"/>
      </w:pPr>
      <w:r>
        <w:t>My Commission Expires: ___________</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677"/>
      </w:tblGrid>
      <w:tr w:rsidR="00D07455" w14:paraId="36A9B9B4" w14:textId="77777777" w:rsidTr="00D07455">
        <w:tc>
          <w:tcPr>
            <w:tcW w:w="4683" w:type="dxa"/>
          </w:tcPr>
          <w:p w14:paraId="1A1D4E53" w14:textId="5067FB43" w:rsidR="00D07455" w:rsidRDefault="00D07455" w:rsidP="002C433B">
            <w:pPr>
              <w:spacing w:line="480" w:lineRule="auto"/>
              <w:jc w:val="both"/>
              <w:rPr>
                <w:b/>
              </w:rPr>
            </w:pPr>
            <w:r>
              <w:rPr>
                <w:b/>
              </w:rPr>
              <w:lastRenderedPageBreak/>
              <w:t>WITNESSES:</w:t>
            </w:r>
          </w:p>
          <w:p w14:paraId="71527534" w14:textId="77777777" w:rsidR="00D07455" w:rsidRDefault="00D07455" w:rsidP="002C433B">
            <w:pPr>
              <w:spacing w:line="480" w:lineRule="auto"/>
              <w:jc w:val="both"/>
            </w:pPr>
          </w:p>
          <w:p w14:paraId="03674ECB" w14:textId="77777777" w:rsidR="00D07455" w:rsidRDefault="00D07455" w:rsidP="002C433B">
            <w:pPr>
              <w:jc w:val="both"/>
              <w:rPr>
                <w:u w:val="single"/>
              </w:rPr>
            </w:pPr>
          </w:p>
          <w:p w14:paraId="2D4681D0" w14:textId="77777777" w:rsidR="00D07455" w:rsidRDefault="00D07455" w:rsidP="002C433B">
            <w:pPr>
              <w:jc w:val="both"/>
              <w:rPr>
                <w:u w:val="single"/>
              </w:rPr>
            </w:pPr>
          </w:p>
          <w:p w14:paraId="04EEC7A8" w14:textId="77777777" w:rsidR="00D07455" w:rsidRDefault="00D07455" w:rsidP="002C433B">
            <w:pPr>
              <w:jc w:val="both"/>
              <w:rPr>
                <w:u w:val="single"/>
              </w:rPr>
            </w:pPr>
          </w:p>
          <w:p w14:paraId="576E2942" w14:textId="77777777" w:rsidR="00D07455" w:rsidRDefault="00D07455" w:rsidP="002C433B">
            <w:pPr>
              <w:jc w:val="both"/>
              <w:rPr>
                <w:u w:val="single"/>
              </w:rPr>
            </w:pPr>
          </w:p>
          <w:p w14:paraId="3831AFC7" w14:textId="77777777" w:rsidR="00D07455" w:rsidRDefault="00D07455" w:rsidP="002C433B">
            <w:pPr>
              <w:jc w:val="both"/>
              <w:rPr>
                <w:u w:val="single"/>
              </w:rPr>
            </w:pPr>
          </w:p>
          <w:p w14:paraId="65314739" w14:textId="77777777" w:rsidR="00D07455" w:rsidRDefault="00D07455" w:rsidP="002C433B">
            <w:pPr>
              <w:jc w:val="both"/>
              <w:rPr>
                <w:u w:val="single"/>
              </w:rPr>
            </w:pPr>
            <w:r>
              <w:rPr>
                <w:u w:val="single"/>
              </w:rPr>
              <w:softHyphen/>
            </w:r>
            <w:r>
              <w:rPr>
                <w:u w:val="single"/>
              </w:rPr>
              <w:tab/>
            </w:r>
            <w:r>
              <w:rPr>
                <w:u w:val="single"/>
              </w:rPr>
              <w:tab/>
            </w:r>
            <w:r>
              <w:rPr>
                <w:u w:val="single"/>
              </w:rPr>
              <w:tab/>
            </w:r>
            <w:r>
              <w:rPr>
                <w:u w:val="single"/>
              </w:rPr>
              <w:tab/>
            </w:r>
            <w:r>
              <w:rPr>
                <w:u w:val="single"/>
              </w:rPr>
              <w:tab/>
            </w:r>
            <w:r>
              <w:rPr>
                <w:u w:val="single"/>
              </w:rPr>
              <w:tab/>
            </w:r>
          </w:p>
          <w:p w14:paraId="2E863F0F" w14:textId="77777777" w:rsidR="00D07455" w:rsidRDefault="00D07455" w:rsidP="002C433B">
            <w:pPr>
              <w:jc w:val="both"/>
            </w:pPr>
            <w:r>
              <w:t>Signature</w:t>
            </w:r>
          </w:p>
          <w:p w14:paraId="6F2DE4C2" w14:textId="77777777" w:rsidR="00D07455" w:rsidRDefault="00D07455" w:rsidP="002C433B">
            <w:pPr>
              <w:jc w:val="both"/>
              <w:rPr>
                <w:u w:val="single"/>
              </w:rPr>
            </w:pPr>
            <w:r>
              <w:rPr>
                <w:u w:val="single"/>
              </w:rPr>
              <w:tab/>
            </w:r>
            <w:r>
              <w:rPr>
                <w:u w:val="single"/>
              </w:rPr>
              <w:tab/>
            </w:r>
            <w:r>
              <w:rPr>
                <w:u w:val="single"/>
              </w:rPr>
              <w:tab/>
            </w:r>
            <w:r>
              <w:rPr>
                <w:u w:val="single"/>
              </w:rPr>
              <w:tab/>
            </w:r>
            <w:r>
              <w:rPr>
                <w:u w:val="single"/>
              </w:rPr>
              <w:tab/>
            </w:r>
            <w:r>
              <w:rPr>
                <w:u w:val="single"/>
              </w:rPr>
              <w:tab/>
            </w:r>
          </w:p>
          <w:p w14:paraId="4EADDD2A" w14:textId="77777777" w:rsidR="00D07455" w:rsidRDefault="00D07455" w:rsidP="002C433B">
            <w:pPr>
              <w:jc w:val="both"/>
            </w:pPr>
            <w:r>
              <w:t>Printed Name</w:t>
            </w:r>
          </w:p>
          <w:p w14:paraId="7F0A634E" w14:textId="77777777" w:rsidR="00D07455" w:rsidRDefault="00D07455" w:rsidP="002C433B">
            <w:pPr>
              <w:jc w:val="both"/>
            </w:pPr>
          </w:p>
          <w:p w14:paraId="4C909960" w14:textId="77777777" w:rsidR="00D07455" w:rsidRDefault="00D07455" w:rsidP="002C433B">
            <w:pPr>
              <w:jc w:val="both"/>
              <w:rPr>
                <w:u w:val="single"/>
              </w:rPr>
            </w:pPr>
            <w:r>
              <w:rPr>
                <w:u w:val="single"/>
              </w:rPr>
              <w:tab/>
            </w:r>
            <w:r>
              <w:rPr>
                <w:u w:val="single"/>
              </w:rPr>
              <w:tab/>
            </w:r>
            <w:r>
              <w:rPr>
                <w:u w:val="single"/>
              </w:rPr>
              <w:tab/>
            </w:r>
            <w:r>
              <w:rPr>
                <w:u w:val="single"/>
              </w:rPr>
              <w:tab/>
            </w:r>
            <w:r>
              <w:rPr>
                <w:u w:val="single"/>
              </w:rPr>
              <w:tab/>
            </w:r>
            <w:r>
              <w:rPr>
                <w:u w:val="single"/>
              </w:rPr>
              <w:tab/>
            </w:r>
          </w:p>
          <w:p w14:paraId="6258E365" w14:textId="77777777" w:rsidR="00D07455" w:rsidRDefault="00D07455" w:rsidP="002C433B">
            <w:pPr>
              <w:jc w:val="both"/>
            </w:pPr>
            <w:r>
              <w:t>Signature</w:t>
            </w:r>
          </w:p>
          <w:p w14:paraId="07188CA3" w14:textId="77777777" w:rsidR="00D07455" w:rsidRDefault="00D07455" w:rsidP="002C433B">
            <w:pPr>
              <w:jc w:val="both"/>
              <w:rPr>
                <w:u w:val="single"/>
              </w:rPr>
            </w:pPr>
            <w:r>
              <w:rPr>
                <w:u w:val="single"/>
              </w:rPr>
              <w:tab/>
            </w:r>
            <w:r>
              <w:rPr>
                <w:u w:val="single"/>
              </w:rPr>
              <w:tab/>
            </w:r>
            <w:r>
              <w:rPr>
                <w:u w:val="single"/>
              </w:rPr>
              <w:tab/>
            </w:r>
            <w:r>
              <w:rPr>
                <w:u w:val="single"/>
              </w:rPr>
              <w:tab/>
            </w:r>
            <w:r>
              <w:rPr>
                <w:u w:val="single"/>
              </w:rPr>
              <w:tab/>
            </w:r>
            <w:r>
              <w:rPr>
                <w:u w:val="single"/>
              </w:rPr>
              <w:tab/>
            </w:r>
          </w:p>
          <w:p w14:paraId="53D7EEC1" w14:textId="77777777" w:rsidR="00D07455" w:rsidRDefault="00D07455" w:rsidP="002C433B">
            <w:pPr>
              <w:jc w:val="both"/>
            </w:pPr>
            <w:r>
              <w:t>Printed Name</w:t>
            </w:r>
          </w:p>
          <w:p w14:paraId="1DEF3C08" w14:textId="77777777" w:rsidR="00D07455" w:rsidRDefault="00D07455" w:rsidP="002C433B">
            <w:pPr>
              <w:jc w:val="both"/>
            </w:pPr>
          </w:p>
        </w:tc>
        <w:tc>
          <w:tcPr>
            <w:tcW w:w="4677" w:type="dxa"/>
          </w:tcPr>
          <w:p w14:paraId="11BC1ECB" w14:textId="77777777" w:rsidR="00290BF7" w:rsidRDefault="00290BF7" w:rsidP="002C433B">
            <w:pPr>
              <w:jc w:val="both"/>
            </w:pPr>
            <w:bookmarkStart w:id="62" w:name="OLE_LINK27"/>
            <w:bookmarkStart w:id="63" w:name="OLE_LINK25"/>
          </w:p>
          <w:p w14:paraId="1013D151" w14:textId="77777777" w:rsidR="00290BF7" w:rsidRDefault="00290BF7" w:rsidP="002C433B">
            <w:pPr>
              <w:jc w:val="both"/>
            </w:pPr>
          </w:p>
          <w:p w14:paraId="30EA0403" w14:textId="78F5FDBA" w:rsidR="00D07455" w:rsidRDefault="00352823" w:rsidP="002C433B">
            <w:pPr>
              <w:jc w:val="both"/>
            </w:pPr>
            <w:r>
              <w:t>Maestra Sunset</w:t>
            </w:r>
            <w:r w:rsidR="00D07455">
              <w:rPr>
                <w:rFonts w:cs="Times New Roman"/>
              </w:rPr>
              <w:t xml:space="preserve">, LLC </w:t>
            </w:r>
          </w:p>
          <w:bookmarkEnd w:id="62"/>
          <w:p w14:paraId="1CA8BC96" w14:textId="77777777" w:rsidR="00D07455" w:rsidRDefault="00D07455" w:rsidP="002C433B">
            <w:pPr>
              <w:spacing w:line="480" w:lineRule="auto"/>
              <w:jc w:val="both"/>
            </w:pPr>
          </w:p>
          <w:p w14:paraId="105783A3" w14:textId="77777777" w:rsidR="00D07455" w:rsidRDefault="00D07455" w:rsidP="002C433B">
            <w:pPr>
              <w:jc w:val="both"/>
              <w:rPr>
                <w:u w:val="single"/>
              </w:rPr>
            </w:pPr>
            <w:r>
              <w:t>By:</w:t>
            </w:r>
            <w:r>
              <w:rPr>
                <w:u w:val="single"/>
              </w:rPr>
              <w:tab/>
            </w:r>
            <w:r>
              <w:rPr>
                <w:u w:val="single"/>
              </w:rPr>
              <w:tab/>
            </w:r>
            <w:r>
              <w:rPr>
                <w:u w:val="single"/>
              </w:rPr>
              <w:tab/>
            </w:r>
            <w:r>
              <w:rPr>
                <w:u w:val="single"/>
              </w:rPr>
              <w:tab/>
            </w:r>
            <w:r>
              <w:rPr>
                <w:u w:val="single"/>
              </w:rPr>
              <w:tab/>
            </w:r>
            <w:r>
              <w:rPr>
                <w:u w:val="single"/>
              </w:rPr>
              <w:tab/>
            </w:r>
          </w:p>
          <w:p w14:paraId="0861C016" w14:textId="77777777" w:rsidR="00D07455" w:rsidRDefault="00D07455" w:rsidP="002C433B">
            <w:pPr>
              <w:jc w:val="both"/>
            </w:pPr>
          </w:p>
          <w:p w14:paraId="2912C47D" w14:textId="77777777" w:rsidR="00D07455" w:rsidRDefault="00D07455" w:rsidP="002C433B">
            <w:pPr>
              <w:jc w:val="both"/>
            </w:pPr>
            <w:r>
              <w:rPr>
                <w:u w:val="single"/>
              </w:rPr>
              <w:t xml:space="preserve"> </w:t>
            </w:r>
          </w:p>
          <w:p w14:paraId="5008C79A" w14:textId="77777777" w:rsidR="00D07455" w:rsidRDefault="00D07455" w:rsidP="002C433B">
            <w:pPr>
              <w:jc w:val="both"/>
            </w:pPr>
          </w:p>
          <w:p w14:paraId="7BDE30C4" w14:textId="77777777" w:rsidR="00D07455" w:rsidRDefault="00D07455" w:rsidP="002C433B">
            <w:pPr>
              <w:jc w:val="both"/>
              <w:rPr>
                <w:u w:val="single"/>
              </w:rPr>
            </w:pPr>
            <w:r>
              <w:rPr>
                <w:u w:val="single"/>
              </w:rPr>
              <w:t xml:space="preserve"> </w:t>
            </w:r>
            <w:bookmarkEnd w:id="63"/>
          </w:p>
          <w:p w14:paraId="1601B688" w14:textId="77777777" w:rsidR="00D07455" w:rsidRDefault="00D07455" w:rsidP="002C433B">
            <w:pPr>
              <w:spacing w:line="480" w:lineRule="auto"/>
              <w:jc w:val="both"/>
            </w:pPr>
          </w:p>
          <w:p w14:paraId="5AC44577" w14:textId="77777777" w:rsidR="00D07455" w:rsidRDefault="00D07455" w:rsidP="002C433B">
            <w:pPr>
              <w:spacing w:line="480" w:lineRule="auto"/>
              <w:jc w:val="both"/>
            </w:pPr>
          </w:p>
        </w:tc>
      </w:tr>
    </w:tbl>
    <w:p w14:paraId="2845EF35" w14:textId="77777777" w:rsidR="00D07455" w:rsidRDefault="00D07455" w:rsidP="002C433B">
      <w:pPr>
        <w:jc w:val="both"/>
      </w:pPr>
    </w:p>
    <w:p w14:paraId="1DF67C4D" w14:textId="77777777" w:rsidR="00D07455" w:rsidRDefault="00D07455" w:rsidP="002C433B">
      <w:pPr>
        <w:jc w:val="both"/>
      </w:pPr>
      <w:r>
        <w:t>STATE OF FLORIDA</w:t>
      </w:r>
      <w:r>
        <w:tab/>
      </w:r>
      <w:r>
        <w:tab/>
        <w:t>)</w:t>
      </w:r>
    </w:p>
    <w:p w14:paraId="140B6AB8" w14:textId="77777777" w:rsidR="00D07455" w:rsidRDefault="00D07455" w:rsidP="002C433B">
      <w:pPr>
        <w:jc w:val="both"/>
      </w:pPr>
      <w:r>
        <w:tab/>
      </w:r>
      <w:r>
        <w:tab/>
      </w:r>
      <w:r>
        <w:tab/>
      </w:r>
      <w:r>
        <w:tab/>
      </w:r>
      <w:r>
        <w:tab/>
        <w:t>) SS</w:t>
      </w:r>
    </w:p>
    <w:p w14:paraId="1509D908" w14:textId="77777777" w:rsidR="00D07455" w:rsidRDefault="00D07455" w:rsidP="002C433B">
      <w:pPr>
        <w:jc w:val="both"/>
      </w:pPr>
      <w:r>
        <w:t>COUNTY OF MIAMI-DADE</w:t>
      </w:r>
      <w:r>
        <w:tab/>
        <w:t>)</w:t>
      </w:r>
    </w:p>
    <w:p w14:paraId="35D7C69F" w14:textId="77777777" w:rsidR="00D07455" w:rsidRDefault="00D07455" w:rsidP="002C433B">
      <w:pPr>
        <w:jc w:val="both"/>
      </w:pPr>
    </w:p>
    <w:p w14:paraId="31EB9CE0" w14:textId="77777777" w:rsidR="00D07455" w:rsidRDefault="00D07455" w:rsidP="002C433B">
      <w:pPr>
        <w:jc w:val="both"/>
      </w:pPr>
    </w:p>
    <w:p w14:paraId="36EE126B" w14:textId="0F49A055" w:rsidR="00D07455" w:rsidRDefault="00D07455" w:rsidP="002C433B">
      <w:pPr>
        <w:jc w:val="both"/>
      </w:pPr>
      <w:r>
        <w:tab/>
      </w:r>
      <w:bookmarkStart w:id="64" w:name="OLE_LINK26"/>
      <w:r>
        <w:t>The foregoing instrument was acknowledged before me by ___________, as</w:t>
      </w:r>
      <w:bookmarkStart w:id="65" w:name="OLE_LINK89"/>
      <w:r>
        <w:t>______________________________________________</w:t>
      </w:r>
      <w:r>
        <w:rPr>
          <w:i/>
          <w:iCs/>
          <w:sz w:val="22"/>
          <w:szCs w:val="22"/>
        </w:rPr>
        <w:t xml:space="preserve">, </w:t>
      </w:r>
      <w:bookmarkEnd w:id="65"/>
      <w:r>
        <w:t>and for the purposes stated herein on behalf of said trusts.  He is personally known to me or has produced ________________________________ as identification.</w:t>
      </w:r>
    </w:p>
    <w:bookmarkEnd w:id="64"/>
    <w:p w14:paraId="664572ED" w14:textId="77777777" w:rsidR="00D07455" w:rsidRDefault="00D07455" w:rsidP="002C433B">
      <w:pPr>
        <w:jc w:val="both"/>
      </w:pPr>
    </w:p>
    <w:p w14:paraId="1156E90F" w14:textId="558B3FE2" w:rsidR="00D07455" w:rsidRDefault="00D07455" w:rsidP="002C433B">
      <w:pPr>
        <w:jc w:val="both"/>
      </w:pPr>
      <w:r>
        <w:tab/>
        <w:t>Witness my signature and official seal this ______ day of _________________, 202</w:t>
      </w:r>
      <w:r w:rsidR="00352823">
        <w:t>4</w:t>
      </w:r>
      <w:r>
        <w:t>, in the County and State aforesaid.</w:t>
      </w:r>
    </w:p>
    <w:p w14:paraId="4E379AB2" w14:textId="77777777" w:rsidR="00D07455" w:rsidRDefault="00D07455" w:rsidP="002C433B">
      <w:pPr>
        <w:jc w:val="both"/>
      </w:pPr>
    </w:p>
    <w:p w14:paraId="46368BFC" w14:textId="77777777" w:rsidR="00D07455" w:rsidRDefault="00D07455" w:rsidP="002C433B">
      <w:pPr>
        <w:jc w:val="both"/>
        <w:rPr>
          <w:u w:val="single"/>
        </w:rPr>
      </w:pPr>
      <w:r>
        <w:tab/>
      </w:r>
      <w:r>
        <w:tab/>
      </w:r>
      <w:r>
        <w:tab/>
      </w:r>
      <w:r>
        <w:tab/>
      </w:r>
      <w:r>
        <w:tab/>
      </w:r>
      <w:r>
        <w:tab/>
      </w:r>
      <w:r>
        <w:tab/>
      </w:r>
      <w:r>
        <w:rPr>
          <w:u w:val="single"/>
        </w:rPr>
        <w:tab/>
      </w:r>
      <w:r>
        <w:rPr>
          <w:u w:val="single"/>
        </w:rPr>
        <w:tab/>
      </w:r>
      <w:r>
        <w:rPr>
          <w:u w:val="single"/>
        </w:rPr>
        <w:tab/>
      </w:r>
      <w:r>
        <w:rPr>
          <w:u w:val="single"/>
        </w:rPr>
        <w:tab/>
      </w:r>
      <w:r>
        <w:rPr>
          <w:u w:val="single"/>
        </w:rPr>
        <w:tab/>
      </w:r>
    </w:p>
    <w:p w14:paraId="35A51CE9" w14:textId="77777777" w:rsidR="00D07455" w:rsidRDefault="00D07455" w:rsidP="002C433B">
      <w:pPr>
        <w:jc w:val="both"/>
      </w:pPr>
      <w:r>
        <w:tab/>
      </w:r>
      <w:r>
        <w:tab/>
      </w:r>
      <w:r>
        <w:tab/>
      </w:r>
      <w:r>
        <w:tab/>
      </w:r>
      <w:r>
        <w:tab/>
      </w:r>
      <w:r>
        <w:tab/>
      </w:r>
      <w:r>
        <w:tab/>
        <w:t xml:space="preserve">Notary Signature </w:t>
      </w:r>
    </w:p>
    <w:p w14:paraId="1A52F2BC" w14:textId="77777777" w:rsidR="00D07455" w:rsidRDefault="00D07455" w:rsidP="002C433B">
      <w:pPr>
        <w:jc w:val="both"/>
      </w:pPr>
    </w:p>
    <w:p w14:paraId="7B36D2D6" w14:textId="77777777" w:rsidR="00D07455" w:rsidRDefault="00D07455" w:rsidP="002C433B">
      <w:pPr>
        <w:jc w:val="both"/>
        <w:rPr>
          <w:u w:val="single"/>
        </w:rPr>
      </w:pPr>
      <w:r>
        <w:tab/>
      </w:r>
      <w:r>
        <w:tab/>
      </w:r>
      <w:r>
        <w:tab/>
      </w:r>
      <w:r>
        <w:tab/>
      </w:r>
      <w:r>
        <w:tab/>
      </w:r>
      <w:r>
        <w:tab/>
      </w:r>
      <w:r>
        <w:tab/>
      </w:r>
      <w:r>
        <w:rPr>
          <w:u w:val="single"/>
        </w:rPr>
        <w:tab/>
      </w:r>
      <w:r>
        <w:rPr>
          <w:u w:val="single"/>
        </w:rPr>
        <w:tab/>
      </w:r>
      <w:r>
        <w:rPr>
          <w:u w:val="single"/>
        </w:rPr>
        <w:tab/>
      </w:r>
      <w:r>
        <w:rPr>
          <w:u w:val="single"/>
        </w:rPr>
        <w:tab/>
      </w:r>
      <w:r>
        <w:rPr>
          <w:u w:val="single"/>
        </w:rPr>
        <w:tab/>
      </w:r>
    </w:p>
    <w:p w14:paraId="014352F5" w14:textId="77777777" w:rsidR="00D07455" w:rsidRDefault="00D07455" w:rsidP="002C433B">
      <w:pPr>
        <w:jc w:val="both"/>
      </w:pPr>
      <w:r>
        <w:tab/>
      </w:r>
      <w:r>
        <w:tab/>
      </w:r>
      <w:r>
        <w:tab/>
      </w:r>
      <w:r>
        <w:tab/>
      </w:r>
      <w:r>
        <w:tab/>
      </w:r>
      <w:r>
        <w:tab/>
      </w:r>
      <w:r>
        <w:tab/>
        <w:t>Print Name</w:t>
      </w:r>
    </w:p>
    <w:p w14:paraId="0ED2342F" w14:textId="77777777" w:rsidR="00D07455" w:rsidRDefault="00D07455" w:rsidP="002C433B">
      <w:pPr>
        <w:jc w:val="both"/>
      </w:pPr>
      <w:r>
        <w:tab/>
      </w:r>
      <w:r>
        <w:tab/>
      </w:r>
      <w:r>
        <w:tab/>
      </w:r>
      <w:r>
        <w:tab/>
      </w:r>
      <w:r>
        <w:tab/>
      </w:r>
      <w:r>
        <w:tab/>
      </w:r>
      <w:r>
        <w:tab/>
      </w:r>
    </w:p>
    <w:p w14:paraId="3128A4E0" w14:textId="77777777" w:rsidR="00D07455" w:rsidRDefault="00D07455" w:rsidP="002C433B">
      <w:pPr>
        <w:jc w:val="both"/>
      </w:pPr>
      <w:r>
        <w:tab/>
      </w:r>
      <w:r>
        <w:tab/>
      </w:r>
      <w:r>
        <w:tab/>
      </w:r>
      <w:r>
        <w:tab/>
      </w:r>
      <w:r>
        <w:tab/>
      </w:r>
      <w:r>
        <w:tab/>
      </w:r>
      <w:r>
        <w:tab/>
      </w:r>
      <w:r>
        <w:rPr>
          <w:u w:val="single"/>
        </w:rPr>
        <w:tab/>
      </w:r>
      <w:r>
        <w:rPr>
          <w:u w:val="single"/>
        </w:rPr>
        <w:tab/>
      </w:r>
      <w:r>
        <w:rPr>
          <w:u w:val="single"/>
        </w:rPr>
        <w:tab/>
      </w:r>
      <w:r>
        <w:rPr>
          <w:u w:val="single"/>
        </w:rPr>
        <w:tab/>
      </w:r>
      <w:r>
        <w:rPr>
          <w:u w:val="single"/>
        </w:rPr>
        <w:tab/>
      </w:r>
      <w:r>
        <w:tab/>
      </w:r>
      <w:r>
        <w:tab/>
      </w:r>
      <w:r>
        <w:tab/>
      </w:r>
      <w:r>
        <w:tab/>
      </w:r>
      <w:r>
        <w:tab/>
      </w:r>
      <w:r>
        <w:tab/>
      </w:r>
      <w:r>
        <w:tab/>
      </w:r>
      <w:r>
        <w:tab/>
        <w:t>Commission Number</w:t>
      </w:r>
    </w:p>
    <w:p w14:paraId="7F49F462" w14:textId="77777777" w:rsidR="00D07455" w:rsidRDefault="00D07455" w:rsidP="002C433B">
      <w:pPr>
        <w:jc w:val="both"/>
      </w:pPr>
    </w:p>
    <w:p w14:paraId="3411C97D" w14:textId="53315557" w:rsidR="00FA0023" w:rsidRDefault="00D07455" w:rsidP="00D07455">
      <w:pPr>
        <w:pStyle w:val="BodyText"/>
        <w:spacing w:line="480" w:lineRule="auto"/>
        <w:jc w:val="both"/>
      </w:pPr>
      <w:r>
        <w:t>My Commission Expires: ___________</w:t>
      </w:r>
    </w:p>
    <w:p w14:paraId="55AF65BD" w14:textId="77777777" w:rsidR="00290BF7" w:rsidRDefault="00290BF7" w:rsidP="00D07455">
      <w:pPr>
        <w:spacing w:after="120"/>
        <w:jc w:val="center"/>
        <w:rPr>
          <w:b/>
        </w:rPr>
      </w:pPr>
    </w:p>
    <w:p w14:paraId="38EF1A9E" w14:textId="77777777" w:rsidR="00290BF7" w:rsidRDefault="00290BF7" w:rsidP="00D07455">
      <w:pPr>
        <w:spacing w:after="120"/>
        <w:jc w:val="center"/>
        <w:rPr>
          <w:b/>
        </w:rPr>
      </w:pPr>
    </w:p>
    <w:p w14:paraId="7F645818" w14:textId="77777777" w:rsidR="00290BF7" w:rsidRDefault="00290BF7" w:rsidP="00D07455">
      <w:pPr>
        <w:spacing w:after="120"/>
        <w:jc w:val="center"/>
        <w:rPr>
          <w:b/>
        </w:rPr>
      </w:pPr>
    </w:p>
    <w:p w14:paraId="7417C77B" w14:textId="77777777" w:rsidR="00290BF7" w:rsidRDefault="00290BF7" w:rsidP="00D07455">
      <w:pPr>
        <w:spacing w:after="120"/>
        <w:jc w:val="center"/>
        <w:rPr>
          <w:b/>
        </w:rPr>
      </w:pPr>
    </w:p>
    <w:p w14:paraId="62658E25" w14:textId="1E7B1D17" w:rsidR="00D07455" w:rsidRDefault="00D07455" w:rsidP="00D07455">
      <w:pPr>
        <w:spacing w:after="120"/>
        <w:jc w:val="center"/>
        <w:rPr>
          <w:b/>
        </w:rPr>
      </w:pPr>
      <w:r>
        <w:rPr>
          <w:b/>
        </w:rPr>
        <w:t>EXHIBIT "A"</w:t>
      </w:r>
    </w:p>
    <w:p w14:paraId="6D0AFEE0" w14:textId="0F4B0EF9" w:rsidR="00D07455" w:rsidRDefault="00D07455" w:rsidP="00D07455">
      <w:pPr>
        <w:pStyle w:val="BodyTextJ"/>
        <w:ind w:firstLine="0"/>
        <w:jc w:val="center"/>
        <w:rPr>
          <w:b/>
          <w:u w:val="single"/>
        </w:rPr>
      </w:pPr>
      <w:r>
        <w:rPr>
          <w:b/>
          <w:u w:val="single"/>
        </w:rPr>
        <w:t>LEGAL DESCRIPTION FOR THE PROPERTY</w:t>
      </w:r>
    </w:p>
    <w:p w14:paraId="4D8A0F84" w14:textId="44822979" w:rsidR="0099397C" w:rsidRDefault="0099397C" w:rsidP="00D07455">
      <w:pPr>
        <w:pStyle w:val="BodyTextJ"/>
        <w:ind w:firstLine="0"/>
        <w:jc w:val="center"/>
        <w:rPr>
          <w:b/>
          <w:u w:val="single"/>
        </w:rPr>
      </w:pPr>
    </w:p>
    <w:p w14:paraId="1F367B6E" w14:textId="0829F212" w:rsidR="006032C9" w:rsidRDefault="006032C9" w:rsidP="00D07455">
      <w:pPr>
        <w:pStyle w:val="BodyTextJ"/>
        <w:ind w:firstLine="0"/>
        <w:jc w:val="center"/>
        <w:rPr>
          <w:b/>
          <w:u w:val="single"/>
        </w:rPr>
      </w:pPr>
    </w:p>
    <w:p w14:paraId="2B3028EA" w14:textId="72257EA6" w:rsidR="006032C9" w:rsidRDefault="006032C9" w:rsidP="006032C9">
      <w:pPr>
        <w:pStyle w:val="BodyTextJ"/>
        <w:ind w:firstLine="0"/>
        <w:rPr>
          <w:bCs/>
        </w:rPr>
      </w:pPr>
      <w:r>
        <w:rPr>
          <w:bCs/>
        </w:rPr>
        <w:t xml:space="preserve">ALL OF TRACT A, LESS THE EAST 118 FEET OF THE NORTH 129.07 FEET, IN BLOCK 1, AND LOT 3, IN </w:t>
      </w:r>
      <w:r w:rsidR="0099397C">
        <w:rPr>
          <w:bCs/>
        </w:rPr>
        <w:t>BLOCK</w:t>
      </w:r>
      <w:r>
        <w:rPr>
          <w:bCs/>
        </w:rPr>
        <w:t xml:space="preserve"> 1, </w:t>
      </w:r>
      <w:proofErr w:type="gramStart"/>
      <w:r>
        <w:rPr>
          <w:bCs/>
        </w:rPr>
        <w:t>OF  “</w:t>
      </w:r>
      <w:proofErr w:type="gramEnd"/>
      <w:r>
        <w:rPr>
          <w:bCs/>
        </w:rPr>
        <w:t xml:space="preserve">ROSSWOOD”, ACCORDING TO THE PLAT </w:t>
      </w:r>
      <w:r w:rsidR="0099397C">
        <w:rPr>
          <w:bCs/>
        </w:rPr>
        <w:t>THEREOF</w:t>
      </w:r>
      <w:r>
        <w:rPr>
          <w:bCs/>
        </w:rPr>
        <w:t xml:space="preserve"> AS RECORDED IN PLAT BOOK 13, AT </w:t>
      </w:r>
      <w:r w:rsidR="0099397C">
        <w:rPr>
          <w:bCs/>
        </w:rPr>
        <w:t>PAGE</w:t>
      </w:r>
      <w:r>
        <w:rPr>
          <w:bCs/>
        </w:rPr>
        <w:t xml:space="preserve"> 62 IN THE PUBLIC RECORDS OF MIAMI-DADE COUNTY, </w:t>
      </w:r>
      <w:r w:rsidR="0099397C">
        <w:rPr>
          <w:bCs/>
        </w:rPr>
        <w:t>FLORIDA</w:t>
      </w:r>
      <w:r>
        <w:rPr>
          <w:bCs/>
        </w:rPr>
        <w:t xml:space="preserve">, LESS THE SOUTH 25 FEET OF SAID BLOCK 1. </w:t>
      </w:r>
    </w:p>
    <w:p w14:paraId="2378986C" w14:textId="647C3349" w:rsidR="0099397C" w:rsidRDefault="0099397C" w:rsidP="006032C9">
      <w:pPr>
        <w:pStyle w:val="BodyTextJ"/>
        <w:ind w:firstLine="0"/>
        <w:rPr>
          <w:bCs/>
        </w:rPr>
      </w:pPr>
    </w:p>
    <w:p w14:paraId="0BC85F60" w14:textId="20FF8FE9" w:rsidR="0099397C" w:rsidRDefault="0099397C" w:rsidP="006032C9">
      <w:pPr>
        <w:pStyle w:val="BodyTextJ"/>
        <w:ind w:firstLine="0"/>
        <w:rPr>
          <w:bCs/>
        </w:rPr>
      </w:pPr>
    </w:p>
    <w:p w14:paraId="0740B3AA" w14:textId="58394850" w:rsidR="0099397C" w:rsidRDefault="0099397C" w:rsidP="006032C9">
      <w:pPr>
        <w:pStyle w:val="BodyTextJ"/>
        <w:ind w:firstLine="0"/>
        <w:rPr>
          <w:bCs/>
        </w:rPr>
      </w:pPr>
    </w:p>
    <w:p w14:paraId="289810D0" w14:textId="6CC9B6AE" w:rsidR="0099397C" w:rsidRDefault="0099397C" w:rsidP="006032C9">
      <w:pPr>
        <w:pStyle w:val="BodyTextJ"/>
        <w:ind w:firstLine="0"/>
        <w:rPr>
          <w:bCs/>
        </w:rPr>
      </w:pPr>
    </w:p>
    <w:p w14:paraId="1172171E" w14:textId="42165B7C" w:rsidR="0099397C" w:rsidRPr="006032C9" w:rsidRDefault="0099397C" w:rsidP="006032C9">
      <w:pPr>
        <w:pStyle w:val="BodyTextJ"/>
        <w:ind w:firstLine="0"/>
        <w:rPr>
          <w:bCs/>
        </w:rPr>
      </w:pPr>
      <w:r>
        <w:rPr>
          <w:bCs/>
        </w:rPr>
        <w:t xml:space="preserve">Tax Folio Number: </w:t>
      </w:r>
      <w:r w:rsidRPr="0099397C">
        <w:rPr>
          <w:bCs/>
        </w:rPr>
        <w:t>09-4025-011-0010</w:t>
      </w:r>
    </w:p>
    <w:sectPr w:rsidR="0099397C" w:rsidRPr="006032C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BCC28" w14:textId="77777777" w:rsidR="00BB4CA8" w:rsidRDefault="00BB4CA8" w:rsidP="00587E66">
      <w:r>
        <w:separator/>
      </w:r>
    </w:p>
  </w:endnote>
  <w:endnote w:type="continuationSeparator" w:id="0">
    <w:p w14:paraId="02C80AD9" w14:textId="77777777" w:rsidR="00BB4CA8" w:rsidRDefault="00BB4CA8" w:rsidP="00587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61B48" w14:textId="77777777" w:rsidR="001E3FE9" w:rsidRDefault="001E3F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3457796"/>
      <w:docPartObj>
        <w:docPartGallery w:val="Page Numbers (Bottom of Page)"/>
        <w:docPartUnique/>
      </w:docPartObj>
    </w:sdtPr>
    <w:sdtEndPr>
      <w:rPr>
        <w:noProof/>
      </w:rPr>
    </w:sdtEndPr>
    <w:sdtContent>
      <w:p w14:paraId="3AC0CD15" w14:textId="0630137A" w:rsidR="00587E66" w:rsidRDefault="00587E66">
        <w:pPr>
          <w:pStyle w:val="Footer"/>
        </w:pPr>
        <w:r>
          <w:fldChar w:fldCharType="begin"/>
        </w:r>
        <w:r>
          <w:instrText xml:space="preserve"> PAGE   \* MERGEFORMAT </w:instrText>
        </w:r>
        <w:r>
          <w:fldChar w:fldCharType="separate"/>
        </w:r>
        <w:r>
          <w:rPr>
            <w:noProof/>
          </w:rPr>
          <w:t>2</w:t>
        </w:r>
        <w:r>
          <w:rPr>
            <w:noProof/>
          </w:rPr>
          <w:fldChar w:fldCharType="end"/>
        </w:r>
      </w:p>
    </w:sdtContent>
  </w:sdt>
  <w:p w14:paraId="0B5D756F" w14:textId="77777777" w:rsidR="00587E66" w:rsidRDefault="00587E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99A4A" w14:textId="77777777" w:rsidR="001E3FE9" w:rsidRDefault="001E3F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CBE9C" w14:textId="77777777" w:rsidR="00BB4CA8" w:rsidRDefault="00BB4CA8" w:rsidP="00587E66">
      <w:r>
        <w:separator/>
      </w:r>
    </w:p>
  </w:footnote>
  <w:footnote w:type="continuationSeparator" w:id="0">
    <w:p w14:paraId="121D9738" w14:textId="77777777" w:rsidR="00BB4CA8" w:rsidRDefault="00BB4CA8" w:rsidP="00587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33346" w14:textId="77777777" w:rsidR="001E3FE9" w:rsidRDefault="001E3F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F3758" w14:textId="77777777" w:rsidR="001E3FE9" w:rsidRDefault="001E3F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65642" w14:textId="77777777" w:rsidR="001E3FE9" w:rsidRDefault="001E3F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3B0626"/>
    <w:multiLevelType w:val="multilevel"/>
    <w:tmpl w:val="7F50C176"/>
    <w:lvl w:ilvl="0">
      <w:start w:val="1"/>
      <w:numFmt w:val="decimal"/>
      <w:pStyle w:val="Heading1"/>
      <w:lvlText w:val="%1."/>
      <w:lvlJc w:val="left"/>
      <w:pPr>
        <w:tabs>
          <w:tab w:val="num" w:pos="720"/>
        </w:tabs>
        <w:ind w:left="720" w:hanging="720"/>
      </w:pPr>
      <w:rPr>
        <w:caps w:val="0"/>
        <w:strike w:val="0"/>
        <w:dstrike w:val="0"/>
        <w:color w:val="000000"/>
        <w:u w:val="none"/>
        <w:effect w:val="none"/>
      </w:rPr>
    </w:lvl>
    <w:lvl w:ilvl="1">
      <w:start w:val="1"/>
      <w:numFmt w:val="upperLetter"/>
      <w:pStyle w:val="Heading2"/>
      <w:lvlText w:val="%2."/>
      <w:lvlJc w:val="left"/>
      <w:pPr>
        <w:tabs>
          <w:tab w:val="num" w:pos="1440"/>
        </w:tabs>
        <w:ind w:left="1440" w:hanging="720"/>
      </w:pPr>
      <w:rPr>
        <w:b w:val="0"/>
        <w:strike w:val="0"/>
        <w:dstrike w:val="0"/>
        <w:color w:val="000000"/>
        <w:u w:val="none"/>
        <w:effect w:val="none"/>
      </w:rPr>
    </w:lvl>
    <w:lvl w:ilvl="2">
      <w:start w:val="1"/>
      <w:numFmt w:val="lowerRoman"/>
      <w:pStyle w:val="Heading3"/>
      <w:lvlText w:val="(%3)"/>
      <w:lvlJc w:val="left"/>
      <w:pPr>
        <w:tabs>
          <w:tab w:val="num" w:pos="2160"/>
        </w:tabs>
        <w:ind w:left="2160" w:hanging="720"/>
      </w:pPr>
      <w:rPr>
        <w:strike w:val="0"/>
        <w:dstrike w:val="0"/>
        <w:color w:val="010000"/>
        <w:u w:val="none"/>
        <w:effect w:val="none"/>
      </w:rPr>
    </w:lvl>
    <w:lvl w:ilvl="3">
      <w:start w:val="1"/>
      <w:numFmt w:val="decimal"/>
      <w:pStyle w:val="Heading4"/>
      <w:lvlText w:val="(%4)"/>
      <w:lvlJc w:val="left"/>
      <w:pPr>
        <w:tabs>
          <w:tab w:val="num" w:pos="2880"/>
        </w:tabs>
        <w:ind w:left="2880" w:hanging="720"/>
      </w:pPr>
      <w:rPr>
        <w:strike w:val="0"/>
        <w:dstrike w:val="0"/>
        <w:color w:val="010000"/>
        <w:u w:val="none"/>
        <w:effect w:val="none"/>
      </w:rPr>
    </w:lvl>
    <w:lvl w:ilvl="4">
      <w:start w:val="1"/>
      <w:numFmt w:val="lowerLetter"/>
      <w:pStyle w:val="Heading5"/>
      <w:lvlText w:val="%5."/>
      <w:lvlJc w:val="left"/>
      <w:pPr>
        <w:tabs>
          <w:tab w:val="num" w:pos="3600"/>
        </w:tabs>
        <w:ind w:left="3600" w:hanging="720"/>
      </w:pPr>
      <w:rPr>
        <w:strike w:val="0"/>
        <w:dstrike w:val="0"/>
        <w:color w:val="010000"/>
        <w:u w:val="none"/>
        <w:effect w:val="none"/>
      </w:rPr>
    </w:lvl>
    <w:lvl w:ilvl="5">
      <w:start w:val="1"/>
      <w:numFmt w:val="lowerRoman"/>
      <w:pStyle w:val="Heading6"/>
      <w:lvlText w:val="%6."/>
      <w:lvlJc w:val="left"/>
      <w:pPr>
        <w:tabs>
          <w:tab w:val="num" w:pos="4320"/>
        </w:tabs>
        <w:ind w:left="4320" w:hanging="720"/>
      </w:pPr>
      <w:rPr>
        <w:strike w:val="0"/>
        <w:dstrike w:val="0"/>
        <w:color w:val="010000"/>
        <w:u w:val="none"/>
        <w:effect w:val="none"/>
      </w:rPr>
    </w:lvl>
    <w:lvl w:ilvl="6">
      <w:start w:val="1"/>
      <w:numFmt w:val="decimal"/>
      <w:pStyle w:val="Heading7"/>
      <w:lvlText w:val="%7)"/>
      <w:lvlJc w:val="left"/>
      <w:pPr>
        <w:tabs>
          <w:tab w:val="num" w:pos="5040"/>
        </w:tabs>
        <w:ind w:left="5040" w:hanging="720"/>
      </w:pPr>
      <w:rPr>
        <w:strike w:val="0"/>
        <w:dstrike w:val="0"/>
        <w:color w:val="010000"/>
        <w:u w:val="none"/>
        <w:effect w:val="none"/>
      </w:rPr>
    </w:lvl>
    <w:lvl w:ilvl="7">
      <w:start w:val="1"/>
      <w:numFmt w:val="lowerLetter"/>
      <w:pStyle w:val="Heading8"/>
      <w:lvlText w:val="%8)"/>
      <w:lvlJc w:val="left"/>
      <w:pPr>
        <w:tabs>
          <w:tab w:val="num" w:pos="5760"/>
        </w:tabs>
        <w:ind w:left="5760" w:hanging="720"/>
      </w:pPr>
      <w:rPr>
        <w:strike w:val="0"/>
        <w:dstrike w:val="0"/>
        <w:color w:val="010000"/>
        <w:u w:val="none"/>
        <w:effect w:val="none"/>
      </w:rPr>
    </w:lvl>
    <w:lvl w:ilvl="8">
      <w:start w:val="1"/>
      <w:numFmt w:val="lowerRoman"/>
      <w:pStyle w:val="Heading9"/>
      <w:lvlText w:val="%9)"/>
      <w:lvlJc w:val="left"/>
      <w:pPr>
        <w:tabs>
          <w:tab w:val="num" w:pos="6480"/>
        </w:tabs>
        <w:ind w:left="6480" w:hanging="720"/>
      </w:pPr>
      <w:rPr>
        <w:strike w:val="0"/>
        <w:dstrike w:val="0"/>
        <w:color w:val="010000"/>
        <w:u w:val="none"/>
        <w:effect w:val="none"/>
      </w:rPr>
    </w:lvl>
  </w:abstractNum>
  <w:num w:numId="1" w16cid:durableId="1060506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riscilla Guzman">
    <w15:presenceInfo w15:providerId="AD" w15:userId="S::pg@qvlaw.net::0434e28a-3dc0-4ee5-a53c-f57f95f101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72B"/>
    <w:rsid w:val="00001E83"/>
    <w:rsid w:val="000042F3"/>
    <w:rsid w:val="0004416F"/>
    <w:rsid w:val="00055327"/>
    <w:rsid w:val="000718F0"/>
    <w:rsid w:val="0007419B"/>
    <w:rsid w:val="00131A7E"/>
    <w:rsid w:val="0014107F"/>
    <w:rsid w:val="00145BD6"/>
    <w:rsid w:val="001821BF"/>
    <w:rsid w:val="0019256B"/>
    <w:rsid w:val="001A7190"/>
    <w:rsid w:val="001C73E9"/>
    <w:rsid w:val="001E3FE9"/>
    <w:rsid w:val="001F6BE1"/>
    <w:rsid w:val="00202A2C"/>
    <w:rsid w:val="00250ADD"/>
    <w:rsid w:val="00256203"/>
    <w:rsid w:val="002846F6"/>
    <w:rsid w:val="00290BF7"/>
    <w:rsid w:val="002B594B"/>
    <w:rsid w:val="002C433B"/>
    <w:rsid w:val="002D4925"/>
    <w:rsid w:val="002F089A"/>
    <w:rsid w:val="00303C77"/>
    <w:rsid w:val="00352823"/>
    <w:rsid w:val="00354C43"/>
    <w:rsid w:val="003C4CFD"/>
    <w:rsid w:val="003D4F22"/>
    <w:rsid w:val="003D5798"/>
    <w:rsid w:val="003F6BA9"/>
    <w:rsid w:val="00400BBE"/>
    <w:rsid w:val="0040198E"/>
    <w:rsid w:val="00401AD1"/>
    <w:rsid w:val="00415324"/>
    <w:rsid w:val="004522D2"/>
    <w:rsid w:val="0046029E"/>
    <w:rsid w:val="004D7FC7"/>
    <w:rsid w:val="004F6F7E"/>
    <w:rsid w:val="005457CB"/>
    <w:rsid w:val="005531DC"/>
    <w:rsid w:val="00561F41"/>
    <w:rsid w:val="0058079F"/>
    <w:rsid w:val="005877C6"/>
    <w:rsid w:val="00587E66"/>
    <w:rsid w:val="005B2983"/>
    <w:rsid w:val="005D017D"/>
    <w:rsid w:val="005D4618"/>
    <w:rsid w:val="005E1AF4"/>
    <w:rsid w:val="006032C9"/>
    <w:rsid w:val="00603769"/>
    <w:rsid w:val="0061499F"/>
    <w:rsid w:val="00643703"/>
    <w:rsid w:val="0066372B"/>
    <w:rsid w:val="00676B38"/>
    <w:rsid w:val="00684393"/>
    <w:rsid w:val="006960F7"/>
    <w:rsid w:val="006A0EC0"/>
    <w:rsid w:val="006C55D0"/>
    <w:rsid w:val="006D2617"/>
    <w:rsid w:val="006D33FD"/>
    <w:rsid w:val="006D60D8"/>
    <w:rsid w:val="006E4B4B"/>
    <w:rsid w:val="00715779"/>
    <w:rsid w:val="0072245C"/>
    <w:rsid w:val="007534ED"/>
    <w:rsid w:val="00760DEA"/>
    <w:rsid w:val="007A1797"/>
    <w:rsid w:val="007C7F10"/>
    <w:rsid w:val="007D3B92"/>
    <w:rsid w:val="008071F8"/>
    <w:rsid w:val="00832143"/>
    <w:rsid w:val="0083419C"/>
    <w:rsid w:val="00892354"/>
    <w:rsid w:val="008B0F6C"/>
    <w:rsid w:val="008D2A95"/>
    <w:rsid w:val="008F4672"/>
    <w:rsid w:val="008F6A5C"/>
    <w:rsid w:val="00906C76"/>
    <w:rsid w:val="00932E37"/>
    <w:rsid w:val="00954FC1"/>
    <w:rsid w:val="0099397C"/>
    <w:rsid w:val="009A0317"/>
    <w:rsid w:val="009A7F0C"/>
    <w:rsid w:val="009C0086"/>
    <w:rsid w:val="009C52E1"/>
    <w:rsid w:val="00A02156"/>
    <w:rsid w:val="00A03945"/>
    <w:rsid w:val="00A1493F"/>
    <w:rsid w:val="00A20F76"/>
    <w:rsid w:val="00A32B68"/>
    <w:rsid w:val="00A33DCB"/>
    <w:rsid w:val="00A57FDA"/>
    <w:rsid w:val="00A82FCF"/>
    <w:rsid w:val="00A96CCC"/>
    <w:rsid w:val="00AF7B96"/>
    <w:rsid w:val="00B34AF7"/>
    <w:rsid w:val="00B55A01"/>
    <w:rsid w:val="00B63200"/>
    <w:rsid w:val="00B80566"/>
    <w:rsid w:val="00B97E68"/>
    <w:rsid w:val="00BA35BF"/>
    <w:rsid w:val="00BB4CA8"/>
    <w:rsid w:val="00C05FBD"/>
    <w:rsid w:val="00C30F1A"/>
    <w:rsid w:val="00C51A82"/>
    <w:rsid w:val="00C56280"/>
    <w:rsid w:val="00C62988"/>
    <w:rsid w:val="00C86782"/>
    <w:rsid w:val="00CA05D9"/>
    <w:rsid w:val="00CA7243"/>
    <w:rsid w:val="00CA7E69"/>
    <w:rsid w:val="00CD0056"/>
    <w:rsid w:val="00CD5461"/>
    <w:rsid w:val="00D07455"/>
    <w:rsid w:val="00D60070"/>
    <w:rsid w:val="00DF4F44"/>
    <w:rsid w:val="00DF5108"/>
    <w:rsid w:val="00E33176"/>
    <w:rsid w:val="00E41CAA"/>
    <w:rsid w:val="00E4304E"/>
    <w:rsid w:val="00E6418D"/>
    <w:rsid w:val="00E775D6"/>
    <w:rsid w:val="00EF7ED5"/>
    <w:rsid w:val="00F002FD"/>
    <w:rsid w:val="00F101E6"/>
    <w:rsid w:val="00FA0023"/>
    <w:rsid w:val="00FA6C85"/>
    <w:rsid w:val="00FB2447"/>
    <w:rsid w:val="00FD2105"/>
    <w:rsid w:val="00FD38A2"/>
    <w:rsid w:val="00FE66DF"/>
    <w:rsid w:val="00FE7F33"/>
    <w:rsid w:val="00FF1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98DF5"/>
  <w15:chartTrackingRefBased/>
  <w15:docId w15:val="{5C716CAB-9C81-459F-828C-4E0BDB86E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72B"/>
    <w:pPr>
      <w:spacing w:after="0" w:line="240" w:lineRule="auto"/>
    </w:pPr>
    <w:rPr>
      <w:rFonts w:ascii="Times New Roman" w:hAnsi="Times New Roman"/>
      <w:sz w:val="24"/>
      <w:szCs w:val="24"/>
    </w:rPr>
  </w:style>
  <w:style w:type="paragraph" w:styleId="Heading1">
    <w:name w:val="heading 1"/>
    <w:basedOn w:val="Normal"/>
    <w:next w:val="BodyText"/>
    <w:link w:val="Heading1Char"/>
    <w:uiPriority w:val="9"/>
    <w:qFormat/>
    <w:rsid w:val="00CD5461"/>
    <w:pPr>
      <w:numPr>
        <w:numId w:val="1"/>
      </w:numPr>
      <w:spacing w:line="480" w:lineRule="auto"/>
      <w:jc w:val="both"/>
      <w:outlineLvl w:val="0"/>
    </w:pPr>
    <w:rPr>
      <w:rFonts w:eastAsiaTheme="majorEastAsia" w:cs="Times New Roman"/>
      <w:bCs/>
      <w:szCs w:val="28"/>
    </w:rPr>
  </w:style>
  <w:style w:type="paragraph" w:styleId="Heading2">
    <w:name w:val="heading 2"/>
    <w:basedOn w:val="Normal"/>
    <w:next w:val="BodyText"/>
    <w:link w:val="Heading2Char"/>
    <w:uiPriority w:val="9"/>
    <w:semiHidden/>
    <w:unhideWhenUsed/>
    <w:qFormat/>
    <w:rsid w:val="00CD5461"/>
    <w:pPr>
      <w:numPr>
        <w:ilvl w:val="1"/>
        <w:numId w:val="1"/>
      </w:numPr>
      <w:tabs>
        <w:tab w:val="left" w:pos="1440"/>
      </w:tabs>
      <w:spacing w:line="480" w:lineRule="auto"/>
      <w:jc w:val="both"/>
      <w:outlineLvl w:val="1"/>
    </w:pPr>
    <w:rPr>
      <w:rFonts w:eastAsiaTheme="majorEastAsia" w:cs="Times New Roman"/>
      <w:bCs/>
      <w:szCs w:val="26"/>
    </w:rPr>
  </w:style>
  <w:style w:type="paragraph" w:styleId="Heading3">
    <w:name w:val="heading 3"/>
    <w:basedOn w:val="Normal"/>
    <w:next w:val="BodyText"/>
    <w:link w:val="Heading3Char"/>
    <w:uiPriority w:val="9"/>
    <w:semiHidden/>
    <w:unhideWhenUsed/>
    <w:qFormat/>
    <w:rsid w:val="00CD5461"/>
    <w:pPr>
      <w:numPr>
        <w:ilvl w:val="2"/>
        <w:numId w:val="1"/>
      </w:numPr>
      <w:tabs>
        <w:tab w:val="left" w:pos="2160"/>
      </w:tabs>
      <w:spacing w:after="240"/>
      <w:outlineLvl w:val="2"/>
    </w:pPr>
    <w:rPr>
      <w:rFonts w:eastAsiaTheme="majorEastAsia" w:cs="Times New Roman"/>
      <w:bCs/>
    </w:rPr>
  </w:style>
  <w:style w:type="paragraph" w:styleId="Heading4">
    <w:name w:val="heading 4"/>
    <w:basedOn w:val="Normal"/>
    <w:next w:val="BodyText"/>
    <w:link w:val="Heading4Char"/>
    <w:uiPriority w:val="9"/>
    <w:semiHidden/>
    <w:unhideWhenUsed/>
    <w:qFormat/>
    <w:rsid w:val="00CD5461"/>
    <w:pPr>
      <w:numPr>
        <w:ilvl w:val="3"/>
        <w:numId w:val="1"/>
      </w:numPr>
      <w:tabs>
        <w:tab w:val="left" w:pos="2880"/>
      </w:tabs>
      <w:spacing w:after="240"/>
      <w:outlineLvl w:val="3"/>
    </w:pPr>
    <w:rPr>
      <w:rFonts w:eastAsiaTheme="majorEastAsia" w:cs="Times New Roman"/>
      <w:bCs/>
      <w:iCs/>
    </w:rPr>
  </w:style>
  <w:style w:type="paragraph" w:styleId="Heading5">
    <w:name w:val="heading 5"/>
    <w:basedOn w:val="Normal"/>
    <w:next w:val="BodyText"/>
    <w:link w:val="Heading5Char"/>
    <w:uiPriority w:val="9"/>
    <w:semiHidden/>
    <w:unhideWhenUsed/>
    <w:qFormat/>
    <w:rsid w:val="00CD5461"/>
    <w:pPr>
      <w:numPr>
        <w:ilvl w:val="4"/>
        <w:numId w:val="1"/>
      </w:numPr>
      <w:tabs>
        <w:tab w:val="left" w:pos="3600"/>
      </w:tabs>
      <w:spacing w:after="240"/>
      <w:outlineLvl w:val="4"/>
    </w:pPr>
    <w:rPr>
      <w:rFonts w:eastAsiaTheme="majorEastAsia" w:cs="Times New Roman"/>
    </w:rPr>
  </w:style>
  <w:style w:type="paragraph" w:styleId="Heading6">
    <w:name w:val="heading 6"/>
    <w:basedOn w:val="Normal"/>
    <w:next w:val="BodyText"/>
    <w:link w:val="Heading6Char"/>
    <w:uiPriority w:val="9"/>
    <w:semiHidden/>
    <w:unhideWhenUsed/>
    <w:qFormat/>
    <w:rsid w:val="00CD5461"/>
    <w:pPr>
      <w:numPr>
        <w:ilvl w:val="5"/>
        <w:numId w:val="1"/>
      </w:numPr>
      <w:tabs>
        <w:tab w:val="left" w:pos="4320"/>
      </w:tabs>
      <w:spacing w:after="240"/>
      <w:outlineLvl w:val="5"/>
    </w:pPr>
    <w:rPr>
      <w:rFonts w:eastAsiaTheme="majorEastAsia" w:cs="Times New Roman"/>
      <w:iCs/>
    </w:rPr>
  </w:style>
  <w:style w:type="paragraph" w:styleId="Heading7">
    <w:name w:val="heading 7"/>
    <w:basedOn w:val="Normal"/>
    <w:next w:val="BodyText"/>
    <w:link w:val="Heading7Char"/>
    <w:uiPriority w:val="9"/>
    <w:semiHidden/>
    <w:unhideWhenUsed/>
    <w:qFormat/>
    <w:rsid w:val="00CD5461"/>
    <w:pPr>
      <w:numPr>
        <w:ilvl w:val="6"/>
        <w:numId w:val="1"/>
      </w:numPr>
      <w:tabs>
        <w:tab w:val="left" w:pos="5040"/>
      </w:tabs>
      <w:spacing w:after="240"/>
      <w:outlineLvl w:val="6"/>
    </w:pPr>
    <w:rPr>
      <w:rFonts w:eastAsiaTheme="majorEastAsia" w:cs="Times New Roman"/>
      <w:iCs/>
    </w:rPr>
  </w:style>
  <w:style w:type="paragraph" w:styleId="Heading8">
    <w:name w:val="heading 8"/>
    <w:basedOn w:val="Normal"/>
    <w:next w:val="BodyText"/>
    <w:link w:val="Heading8Char"/>
    <w:uiPriority w:val="9"/>
    <w:semiHidden/>
    <w:unhideWhenUsed/>
    <w:qFormat/>
    <w:rsid w:val="00CD5461"/>
    <w:pPr>
      <w:numPr>
        <w:ilvl w:val="7"/>
        <w:numId w:val="1"/>
      </w:numPr>
      <w:tabs>
        <w:tab w:val="left" w:pos="5760"/>
      </w:tabs>
      <w:spacing w:after="240"/>
      <w:outlineLvl w:val="7"/>
    </w:pPr>
    <w:rPr>
      <w:rFonts w:eastAsiaTheme="majorEastAsia" w:cs="Times New Roman"/>
      <w:szCs w:val="20"/>
    </w:rPr>
  </w:style>
  <w:style w:type="paragraph" w:styleId="Heading9">
    <w:name w:val="heading 9"/>
    <w:basedOn w:val="Normal"/>
    <w:next w:val="BodyText"/>
    <w:link w:val="Heading9Char"/>
    <w:uiPriority w:val="9"/>
    <w:semiHidden/>
    <w:unhideWhenUsed/>
    <w:qFormat/>
    <w:rsid w:val="00CD5461"/>
    <w:pPr>
      <w:numPr>
        <w:ilvl w:val="8"/>
        <w:numId w:val="1"/>
      </w:numPr>
      <w:tabs>
        <w:tab w:val="left" w:pos="6480"/>
      </w:tabs>
      <w:spacing w:after="240"/>
      <w:outlineLvl w:val="8"/>
    </w:pPr>
    <w:rPr>
      <w:rFonts w:eastAsiaTheme="majorEastAsia" w:cs="Times New Roman"/>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semiHidden/>
    <w:unhideWhenUsed/>
    <w:qFormat/>
    <w:rsid w:val="0066372B"/>
    <w:pPr>
      <w:spacing w:after="240"/>
    </w:pPr>
    <w:rPr>
      <w:rFonts w:eastAsiaTheme="minorEastAsia"/>
      <w:iCs/>
    </w:rPr>
  </w:style>
  <w:style w:type="table" w:styleId="TableGrid">
    <w:name w:val="Table Grid"/>
    <w:basedOn w:val="TableNormal"/>
    <w:uiPriority w:val="59"/>
    <w:rsid w:val="0066372B"/>
    <w:pPr>
      <w:spacing w:after="0" w:line="240" w:lineRule="auto"/>
    </w:pPr>
    <w:rPr>
      <w:rFonts w:ascii="Times New Roman" w:hAnsi="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BodyText"/>
    <w:link w:val="TitleChar"/>
    <w:uiPriority w:val="10"/>
    <w:qFormat/>
    <w:rsid w:val="0066372B"/>
    <w:pPr>
      <w:keepNext/>
      <w:spacing w:after="240"/>
      <w:jc w:val="center"/>
    </w:pPr>
    <w:rPr>
      <w:rFonts w:eastAsiaTheme="majorEastAsia" w:cstheme="majorBidi"/>
      <w:b/>
      <w:kern w:val="28"/>
      <w:szCs w:val="52"/>
      <w:u w:val="single"/>
    </w:rPr>
  </w:style>
  <w:style w:type="character" w:customStyle="1" w:styleId="TitleChar">
    <w:name w:val="Title Char"/>
    <w:basedOn w:val="DefaultParagraphFont"/>
    <w:link w:val="Title"/>
    <w:uiPriority w:val="10"/>
    <w:rsid w:val="0066372B"/>
    <w:rPr>
      <w:rFonts w:ascii="Times New Roman" w:eastAsiaTheme="majorEastAsia" w:hAnsi="Times New Roman" w:cstheme="majorBidi"/>
      <w:b/>
      <w:kern w:val="28"/>
      <w:sz w:val="24"/>
      <w:szCs w:val="52"/>
      <w:u w:val="single"/>
    </w:rPr>
  </w:style>
  <w:style w:type="paragraph" w:styleId="BodyText">
    <w:name w:val="Body Text"/>
    <w:basedOn w:val="Normal"/>
    <w:link w:val="BodyTextChar"/>
    <w:uiPriority w:val="99"/>
    <w:unhideWhenUsed/>
    <w:rsid w:val="0066372B"/>
    <w:pPr>
      <w:spacing w:after="120"/>
    </w:pPr>
  </w:style>
  <w:style w:type="character" w:customStyle="1" w:styleId="BodyTextChar">
    <w:name w:val="Body Text Char"/>
    <w:basedOn w:val="DefaultParagraphFont"/>
    <w:link w:val="BodyText"/>
    <w:uiPriority w:val="99"/>
    <w:rsid w:val="0066372B"/>
    <w:rPr>
      <w:rFonts w:ascii="Times New Roman" w:hAnsi="Times New Roman"/>
      <w:sz w:val="24"/>
      <w:szCs w:val="24"/>
    </w:rPr>
  </w:style>
  <w:style w:type="paragraph" w:customStyle="1" w:styleId="BodyText2J">
    <w:name w:val="Body Text 2J"/>
    <w:basedOn w:val="Normal"/>
    <w:qFormat/>
    <w:rsid w:val="0066372B"/>
    <w:pPr>
      <w:spacing w:line="480" w:lineRule="auto"/>
      <w:ind w:firstLine="720"/>
      <w:jc w:val="both"/>
    </w:pPr>
  </w:style>
  <w:style w:type="paragraph" w:styleId="ListParagraph">
    <w:name w:val="List Paragraph"/>
    <w:basedOn w:val="Normal"/>
    <w:uiPriority w:val="34"/>
    <w:qFormat/>
    <w:rsid w:val="0066372B"/>
    <w:pPr>
      <w:spacing w:after="160" w:line="254" w:lineRule="auto"/>
      <w:ind w:left="720"/>
      <w:contextualSpacing/>
    </w:pPr>
    <w:rPr>
      <w:rFonts w:asciiTheme="minorHAnsi" w:hAnsiTheme="minorHAnsi"/>
      <w:sz w:val="22"/>
      <w:szCs w:val="22"/>
    </w:rPr>
  </w:style>
  <w:style w:type="character" w:customStyle="1" w:styleId="Heading1Char">
    <w:name w:val="Heading 1 Char"/>
    <w:basedOn w:val="DefaultParagraphFont"/>
    <w:link w:val="Heading1"/>
    <w:uiPriority w:val="9"/>
    <w:rsid w:val="00CD5461"/>
    <w:rPr>
      <w:rFonts w:ascii="Times New Roman" w:eastAsiaTheme="majorEastAsia" w:hAnsi="Times New Roman" w:cs="Times New Roman"/>
      <w:bCs/>
      <w:sz w:val="24"/>
      <w:szCs w:val="28"/>
    </w:rPr>
  </w:style>
  <w:style w:type="character" w:customStyle="1" w:styleId="Heading2Char">
    <w:name w:val="Heading 2 Char"/>
    <w:basedOn w:val="DefaultParagraphFont"/>
    <w:link w:val="Heading2"/>
    <w:uiPriority w:val="9"/>
    <w:semiHidden/>
    <w:rsid w:val="00CD5461"/>
    <w:rPr>
      <w:rFonts w:ascii="Times New Roman" w:eastAsiaTheme="majorEastAsia" w:hAnsi="Times New Roman" w:cs="Times New Roman"/>
      <w:bCs/>
      <w:sz w:val="24"/>
      <w:szCs w:val="26"/>
    </w:rPr>
  </w:style>
  <w:style w:type="character" w:customStyle="1" w:styleId="Heading3Char">
    <w:name w:val="Heading 3 Char"/>
    <w:basedOn w:val="DefaultParagraphFont"/>
    <w:link w:val="Heading3"/>
    <w:uiPriority w:val="9"/>
    <w:semiHidden/>
    <w:rsid w:val="00CD5461"/>
    <w:rPr>
      <w:rFonts w:ascii="Times New Roman" w:eastAsiaTheme="majorEastAsia" w:hAnsi="Times New Roman" w:cs="Times New Roman"/>
      <w:bCs/>
      <w:sz w:val="24"/>
      <w:szCs w:val="24"/>
    </w:rPr>
  </w:style>
  <w:style w:type="character" w:customStyle="1" w:styleId="Heading4Char">
    <w:name w:val="Heading 4 Char"/>
    <w:basedOn w:val="DefaultParagraphFont"/>
    <w:link w:val="Heading4"/>
    <w:uiPriority w:val="9"/>
    <w:semiHidden/>
    <w:rsid w:val="00CD5461"/>
    <w:rPr>
      <w:rFonts w:ascii="Times New Roman" w:eastAsiaTheme="majorEastAsia" w:hAnsi="Times New Roman" w:cs="Times New Roman"/>
      <w:bCs/>
      <w:iCs/>
      <w:sz w:val="24"/>
      <w:szCs w:val="24"/>
    </w:rPr>
  </w:style>
  <w:style w:type="character" w:customStyle="1" w:styleId="Heading5Char">
    <w:name w:val="Heading 5 Char"/>
    <w:basedOn w:val="DefaultParagraphFont"/>
    <w:link w:val="Heading5"/>
    <w:uiPriority w:val="9"/>
    <w:semiHidden/>
    <w:rsid w:val="00CD5461"/>
    <w:rPr>
      <w:rFonts w:ascii="Times New Roman" w:eastAsiaTheme="majorEastAsia" w:hAnsi="Times New Roman" w:cs="Times New Roman"/>
      <w:sz w:val="24"/>
      <w:szCs w:val="24"/>
    </w:rPr>
  </w:style>
  <w:style w:type="character" w:customStyle="1" w:styleId="Heading6Char">
    <w:name w:val="Heading 6 Char"/>
    <w:basedOn w:val="DefaultParagraphFont"/>
    <w:link w:val="Heading6"/>
    <w:uiPriority w:val="9"/>
    <w:semiHidden/>
    <w:rsid w:val="00CD5461"/>
    <w:rPr>
      <w:rFonts w:ascii="Times New Roman" w:eastAsiaTheme="majorEastAsia" w:hAnsi="Times New Roman" w:cs="Times New Roman"/>
      <w:iCs/>
      <w:sz w:val="24"/>
      <w:szCs w:val="24"/>
    </w:rPr>
  </w:style>
  <w:style w:type="character" w:customStyle="1" w:styleId="Heading7Char">
    <w:name w:val="Heading 7 Char"/>
    <w:basedOn w:val="DefaultParagraphFont"/>
    <w:link w:val="Heading7"/>
    <w:uiPriority w:val="9"/>
    <w:semiHidden/>
    <w:rsid w:val="00CD5461"/>
    <w:rPr>
      <w:rFonts w:ascii="Times New Roman" w:eastAsiaTheme="majorEastAsia" w:hAnsi="Times New Roman" w:cs="Times New Roman"/>
      <w:iCs/>
      <w:sz w:val="24"/>
      <w:szCs w:val="24"/>
    </w:rPr>
  </w:style>
  <w:style w:type="character" w:customStyle="1" w:styleId="Heading8Char">
    <w:name w:val="Heading 8 Char"/>
    <w:basedOn w:val="DefaultParagraphFont"/>
    <w:link w:val="Heading8"/>
    <w:uiPriority w:val="9"/>
    <w:semiHidden/>
    <w:rsid w:val="00CD5461"/>
    <w:rPr>
      <w:rFonts w:ascii="Times New Roman" w:eastAsiaTheme="majorEastAsia" w:hAnsi="Times New Roman" w:cs="Times New Roman"/>
      <w:sz w:val="24"/>
      <w:szCs w:val="20"/>
    </w:rPr>
  </w:style>
  <w:style w:type="character" w:customStyle="1" w:styleId="Heading9Char">
    <w:name w:val="Heading 9 Char"/>
    <w:basedOn w:val="DefaultParagraphFont"/>
    <w:link w:val="Heading9"/>
    <w:uiPriority w:val="9"/>
    <w:semiHidden/>
    <w:rsid w:val="00CD5461"/>
    <w:rPr>
      <w:rFonts w:ascii="Times New Roman" w:eastAsiaTheme="majorEastAsia" w:hAnsi="Times New Roman" w:cs="Times New Roman"/>
      <w:iCs/>
      <w:sz w:val="24"/>
      <w:szCs w:val="20"/>
    </w:rPr>
  </w:style>
  <w:style w:type="paragraph" w:customStyle="1" w:styleId="BodyTextJ">
    <w:name w:val="Body Text J"/>
    <w:basedOn w:val="Normal"/>
    <w:qFormat/>
    <w:rsid w:val="00D07455"/>
    <w:pPr>
      <w:spacing w:after="240"/>
      <w:ind w:firstLine="720"/>
      <w:jc w:val="both"/>
    </w:pPr>
  </w:style>
  <w:style w:type="character" w:styleId="Emphasis">
    <w:name w:val="Emphasis"/>
    <w:basedOn w:val="DefaultParagraphFont"/>
    <w:uiPriority w:val="20"/>
    <w:qFormat/>
    <w:rsid w:val="005E1AF4"/>
    <w:rPr>
      <w:i/>
      <w:iCs/>
    </w:rPr>
  </w:style>
  <w:style w:type="paragraph" w:styleId="Header">
    <w:name w:val="header"/>
    <w:basedOn w:val="Normal"/>
    <w:link w:val="HeaderChar"/>
    <w:uiPriority w:val="99"/>
    <w:unhideWhenUsed/>
    <w:rsid w:val="00587E66"/>
    <w:pPr>
      <w:tabs>
        <w:tab w:val="center" w:pos="4680"/>
        <w:tab w:val="right" w:pos="9360"/>
      </w:tabs>
    </w:pPr>
  </w:style>
  <w:style w:type="character" w:customStyle="1" w:styleId="HeaderChar">
    <w:name w:val="Header Char"/>
    <w:basedOn w:val="DefaultParagraphFont"/>
    <w:link w:val="Header"/>
    <w:uiPriority w:val="99"/>
    <w:rsid w:val="00587E66"/>
    <w:rPr>
      <w:rFonts w:ascii="Times New Roman" w:hAnsi="Times New Roman"/>
      <w:sz w:val="24"/>
      <w:szCs w:val="24"/>
    </w:rPr>
  </w:style>
  <w:style w:type="paragraph" w:styleId="Footer">
    <w:name w:val="footer"/>
    <w:basedOn w:val="Normal"/>
    <w:link w:val="FooterChar"/>
    <w:uiPriority w:val="99"/>
    <w:unhideWhenUsed/>
    <w:rsid w:val="00587E66"/>
    <w:pPr>
      <w:tabs>
        <w:tab w:val="center" w:pos="4680"/>
        <w:tab w:val="right" w:pos="9360"/>
      </w:tabs>
    </w:pPr>
  </w:style>
  <w:style w:type="character" w:customStyle="1" w:styleId="FooterChar">
    <w:name w:val="Footer Char"/>
    <w:basedOn w:val="DefaultParagraphFont"/>
    <w:link w:val="Footer"/>
    <w:uiPriority w:val="99"/>
    <w:rsid w:val="00587E66"/>
    <w:rPr>
      <w:rFonts w:ascii="Times New Roman" w:hAnsi="Times New Roman"/>
      <w:sz w:val="24"/>
      <w:szCs w:val="24"/>
    </w:rPr>
  </w:style>
  <w:style w:type="paragraph" w:styleId="Revision">
    <w:name w:val="Revision"/>
    <w:hidden/>
    <w:uiPriority w:val="99"/>
    <w:semiHidden/>
    <w:rsid w:val="00303C77"/>
    <w:pPr>
      <w:spacing w:after="0"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18067">
      <w:bodyDiv w:val="1"/>
      <w:marLeft w:val="0"/>
      <w:marRight w:val="0"/>
      <w:marTop w:val="0"/>
      <w:marBottom w:val="0"/>
      <w:divBdr>
        <w:top w:val="none" w:sz="0" w:space="0" w:color="auto"/>
        <w:left w:val="none" w:sz="0" w:space="0" w:color="auto"/>
        <w:bottom w:val="none" w:sz="0" w:space="0" w:color="auto"/>
        <w:right w:val="none" w:sz="0" w:space="0" w:color="auto"/>
      </w:divBdr>
    </w:div>
    <w:div w:id="79565764">
      <w:bodyDiv w:val="1"/>
      <w:marLeft w:val="0"/>
      <w:marRight w:val="0"/>
      <w:marTop w:val="0"/>
      <w:marBottom w:val="0"/>
      <w:divBdr>
        <w:top w:val="none" w:sz="0" w:space="0" w:color="auto"/>
        <w:left w:val="none" w:sz="0" w:space="0" w:color="auto"/>
        <w:bottom w:val="none" w:sz="0" w:space="0" w:color="auto"/>
        <w:right w:val="none" w:sz="0" w:space="0" w:color="auto"/>
      </w:divBdr>
    </w:div>
    <w:div w:id="92552258">
      <w:bodyDiv w:val="1"/>
      <w:marLeft w:val="0"/>
      <w:marRight w:val="0"/>
      <w:marTop w:val="0"/>
      <w:marBottom w:val="0"/>
      <w:divBdr>
        <w:top w:val="none" w:sz="0" w:space="0" w:color="auto"/>
        <w:left w:val="none" w:sz="0" w:space="0" w:color="auto"/>
        <w:bottom w:val="none" w:sz="0" w:space="0" w:color="auto"/>
        <w:right w:val="none" w:sz="0" w:space="0" w:color="auto"/>
      </w:divBdr>
    </w:div>
    <w:div w:id="114642363">
      <w:bodyDiv w:val="1"/>
      <w:marLeft w:val="0"/>
      <w:marRight w:val="0"/>
      <w:marTop w:val="0"/>
      <w:marBottom w:val="0"/>
      <w:divBdr>
        <w:top w:val="none" w:sz="0" w:space="0" w:color="auto"/>
        <w:left w:val="none" w:sz="0" w:space="0" w:color="auto"/>
        <w:bottom w:val="none" w:sz="0" w:space="0" w:color="auto"/>
        <w:right w:val="none" w:sz="0" w:space="0" w:color="auto"/>
      </w:divBdr>
    </w:div>
    <w:div w:id="138884995">
      <w:bodyDiv w:val="1"/>
      <w:marLeft w:val="0"/>
      <w:marRight w:val="0"/>
      <w:marTop w:val="0"/>
      <w:marBottom w:val="0"/>
      <w:divBdr>
        <w:top w:val="none" w:sz="0" w:space="0" w:color="auto"/>
        <w:left w:val="none" w:sz="0" w:space="0" w:color="auto"/>
        <w:bottom w:val="none" w:sz="0" w:space="0" w:color="auto"/>
        <w:right w:val="none" w:sz="0" w:space="0" w:color="auto"/>
      </w:divBdr>
    </w:div>
    <w:div w:id="195848478">
      <w:bodyDiv w:val="1"/>
      <w:marLeft w:val="0"/>
      <w:marRight w:val="0"/>
      <w:marTop w:val="0"/>
      <w:marBottom w:val="0"/>
      <w:divBdr>
        <w:top w:val="none" w:sz="0" w:space="0" w:color="auto"/>
        <w:left w:val="none" w:sz="0" w:space="0" w:color="auto"/>
        <w:bottom w:val="none" w:sz="0" w:space="0" w:color="auto"/>
        <w:right w:val="none" w:sz="0" w:space="0" w:color="auto"/>
      </w:divBdr>
    </w:div>
    <w:div w:id="362363834">
      <w:bodyDiv w:val="1"/>
      <w:marLeft w:val="0"/>
      <w:marRight w:val="0"/>
      <w:marTop w:val="0"/>
      <w:marBottom w:val="0"/>
      <w:divBdr>
        <w:top w:val="none" w:sz="0" w:space="0" w:color="auto"/>
        <w:left w:val="none" w:sz="0" w:space="0" w:color="auto"/>
        <w:bottom w:val="none" w:sz="0" w:space="0" w:color="auto"/>
        <w:right w:val="none" w:sz="0" w:space="0" w:color="auto"/>
      </w:divBdr>
    </w:div>
    <w:div w:id="365764934">
      <w:bodyDiv w:val="1"/>
      <w:marLeft w:val="0"/>
      <w:marRight w:val="0"/>
      <w:marTop w:val="0"/>
      <w:marBottom w:val="0"/>
      <w:divBdr>
        <w:top w:val="none" w:sz="0" w:space="0" w:color="auto"/>
        <w:left w:val="none" w:sz="0" w:space="0" w:color="auto"/>
        <w:bottom w:val="none" w:sz="0" w:space="0" w:color="auto"/>
        <w:right w:val="none" w:sz="0" w:space="0" w:color="auto"/>
      </w:divBdr>
    </w:div>
    <w:div w:id="425536814">
      <w:bodyDiv w:val="1"/>
      <w:marLeft w:val="0"/>
      <w:marRight w:val="0"/>
      <w:marTop w:val="0"/>
      <w:marBottom w:val="0"/>
      <w:divBdr>
        <w:top w:val="none" w:sz="0" w:space="0" w:color="auto"/>
        <w:left w:val="none" w:sz="0" w:space="0" w:color="auto"/>
        <w:bottom w:val="none" w:sz="0" w:space="0" w:color="auto"/>
        <w:right w:val="none" w:sz="0" w:space="0" w:color="auto"/>
      </w:divBdr>
    </w:div>
    <w:div w:id="501091896">
      <w:bodyDiv w:val="1"/>
      <w:marLeft w:val="0"/>
      <w:marRight w:val="0"/>
      <w:marTop w:val="0"/>
      <w:marBottom w:val="0"/>
      <w:divBdr>
        <w:top w:val="none" w:sz="0" w:space="0" w:color="auto"/>
        <w:left w:val="none" w:sz="0" w:space="0" w:color="auto"/>
        <w:bottom w:val="none" w:sz="0" w:space="0" w:color="auto"/>
        <w:right w:val="none" w:sz="0" w:space="0" w:color="auto"/>
      </w:divBdr>
    </w:div>
    <w:div w:id="543372968">
      <w:bodyDiv w:val="1"/>
      <w:marLeft w:val="0"/>
      <w:marRight w:val="0"/>
      <w:marTop w:val="0"/>
      <w:marBottom w:val="0"/>
      <w:divBdr>
        <w:top w:val="none" w:sz="0" w:space="0" w:color="auto"/>
        <w:left w:val="none" w:sz="0" w:space="0" w:color="auto"/>
        <w:bottom w:val="none" w:sz="0" w:space="0" w:color="auto"/>
        <w:right w:val="none" w:sz="0" w:space="0" w:color="auto"/>
      </w:divBdr>
    </w:div>
    <w:div w:id="575750264">
      <w:bodyDiv w:val="1"/>
      <w:marLeft w:val="0"/>
      <w:marRight w:val="0"/>
      <w:marTop w:val="0"/>
      <w:marBottom w:val="0"/>
      <w:divBdr>
        <w:top w:val="none" w:sz="0" w:space="0" w:color="auto"/>
        <w:left w:val="none" w:sz="0" w:space="0" w:color="auto"/>
        <w:bottom w:val="none" w:sz="0" w:space="0" w:color="auto"/>
        <w:right w:val="none" w:sz="0" w:space="0" w:color="auto"/>
      </w:divBdr>
    </w:div>
    <w:div w:id="650527258">
      <w:bodyDiv w:val="1"/>
      <w:marLeft w:val="0"/>
      <w:marRight w:val="0"/>
      <w:marTop w:val="0"/>
      <w:marBottom w:val="0"/>
      <w:divBdr>
        <w:top w:val="none" w:sz="0" w:space="0" w:color="auto"/>
        <w:left w:val="none" w:sz="0" w:space="0" w:color="auto"/>
        <w:bottom w:val="none" w:sz="0" w:space="0" w:color="auto"/>
        <w:right w:val="none" w:sz="0" w:space="0" w:color="auto"/>
      </w:divBdr>
    </w:div>
    <w:div w:id="776801132">
      <w:bodyDiv w:val="1"/>
      <w:marLeft w:val="0"/>
      <w:marRight w:val="0"/>
      <w:marTop w:val="0"/>
      <w:marBottom w:val="0"/>
      <w:divBdr>
        <w:top w:val="none" w:sz="0" w:space="0" w:color="auto"/>
        <w:left w:val="none" w:sz="0" w:space="0" w:color="auto"/>
        <w:bottom w:val="none" w:sz="0" w:space="0" w:color="auto"/>
        <w:right w:val="none" w:sz="0" w:space="0" w:color="auto"/>
      </w:divBdr>
    </w:div>
    <w:div w:id="781875323">
      <w:bodyDiv w:val="1"/>
      <w:marLeft w:val="0"/>
      <w:marRight w:val="0"/>
      <w:marTop w:val="0"/>
      <w:marBottom w:val="0"/>
      <w:divBdr>
        <w:top w:val="none" w:sz="0" w:space="0" w:color="auto"/>
        <w:left w:val="none" w:sz="0" w:space="0" w:color="auto"/>
        <w:bottom w:val="none" w:sz="0" w:space="0" w:color="auto"/>
        <w:right w:val="none" w:sz="0" w:space="0" w:color="auto"/>
      </w:divBdr>
    </w:div>
    <w:div w:id="809984774">
      <w:bodyDiv w:val="1"/>
      <w:marLeft w:val="0"/>
      <w:marRight w:val="0"/>
      <w:marTop w:val="0"/>
      <w:marBottom w:val="0"/>
      <w:divBdr>
        <w:top w:val="none" w:sz="0" w:space="0" w:color="auto"/>
        <w:left w:val="none" w:sz="0" w:space="0" w:color="auto"/>
        <w:bottom w:val="none" w:sz="0" w:space="0" w:color="auto"/>
        <w:right w:val="none" w:sz="0" w:space="0" w:color="auto"/>
      </w:divBdr>
    </w:div>
    <w:div w:id="831530220">
      <w:bodyDiv w:val="1"/>
      <w:marLeft w:val="0"/>
      <w:marRight w:val="0"/>
      <w:marTop w:val="0"/>
      <w:marBottom w:val="0"/>
      <w:divBdr>
        <w:top w:val="none" w:sz="0" w:space="0" w:color="auto"/>
        <w:left w:val="none" w:sz="0" w:space="0" w:color="auto"/>
        <w:bottom w:val="none" w:sz="0" w:space="0" w:color="auto"/>
        <w:right w:val="none" w:sz="0" w:space="0" w:color="auto"/>
      </w:divBdr>
    </w:div>
    <w:div w:id="929772454">
      <w:bodyDiv w:val="1"/>
      <w:marLeft w:val="0"/>
      <w:marRight w:val="0"/>
      <w:marTop w:val="0"/>
      <w:marBottom w:val="0"/>
      <w:divBdr>
        <w:top w:val="none" w:sz="0" w:space="0" w:color="auto"/>
        <w:left w:val="none" w:sz="0" w:space="0" w:color="auto"/>
        <w:bottom w:val="none" w:sz="0" w:space="0" w:color="auto"/>
        <w:right w:val="none" w:sz="0" w:space="0" w:color="auto"/>
      </w:divBdr>
    </w:div>
    <w:div w:id="937493350">
      <w:bodyDiv w:val="1"/>
      <w:marLeft w:val="0"/>
      <w:marRight w:val="0"/>
      <w:marTop w:val="0"/>
      <w:marBottom w:val="0"/>
      <w:divBdr>
        <w:top w:val="none" w:sz="0" w:space="0" w:color="auto"/>
        <w:left w:val="none" w:sz="0" w:space="0" w:color="auto"/>
        <w:bottom w:val="none" w:sz="0" w:space="0" w:color="auto"/>
        <w:right w:val="none" w:sz="0" w:space="0" w:color="auto"/>
      </w:divBdr>
    </w:div>
    <w:div w:id="1026445810">
      <w:bodyDiv w:val="1"/>
      <w:marLeft w:val="0"/>
      <w:marRight w:val="0"/>
      <w:marTop w:val="0"/>
      <w:marBottom w:val="0"/>
      <w:divBdr>
        <w:top w:val="none" w:sz="0" w:space="0" w:color="auto"/>
        <w:left w:val="none" w:sz="0" w:space="0" w:color="auto"/>
        <w:bottom w:val="none" w:sz="0" w:space="0" w:color="auto"/>
        <w:right w:val="none" w:sz="0" w:space="0" w:color="auto"/>
      </w:divBdr>
    </w:div>
    <w:div w:id="1322083305">
      <w:bodyDiv w:val="1"/>
      <w:marLeft w:val="0"/>
      <w:marRight w:val="0"/>
      <w:marTop w:val="0"/>
      <w:marBottom w:val="0"/>
      <w:divBdr>
        <w:top w:val="none" w:sz="0" w:space="0" w:color="auto"/>
        <w:left w:val="none" w:sz="0" w:space="0" w:color="auto"/>
        <w:bottom w:val="none" w:sz="0" w:space="0" w:color="auto"/>
        <w:right w:val="none" w:sz="0" w:space="0" w:color="auto"/>
      </w:divBdr>
    </w:div>
    <w:div w:id="1384796700">
      <w:bodyDiv w:val="1"/>
      <w:marLeft w:val="0"/>
      <w:marRight w:val="0"/>
      <w:marTop w:val="0"/>
      <w:marBottom w:val="0"/>
      <w:divBdr>
        <w:top w:val="none" w:sz="0" w:space="0" w:color="auto"/>
        <w:left w:val="none" w:sz="0" w:space="0" w:color="auto"/>
        <w:bottom w:val="none" w:sz="0" w:space="0" w:color="auto"/>
        <w:right w:val="none" w:sz="0" w:space="0" w:color="auto"/>
      </w:divBdr>
    </w:div>
    <w:div w:id="1405178961">
      <w:bodyDiv w:val="1"/>
      <w:marLeft w:val="0"/>
      <w:marRight w:val="0"/>
      <w:marTop w:val="0"/>
      <w:marBottom w:val="0"/>
      <w:divBdr>
        <w:top w:val="none" w:sz="0" w:space="0" w:color="auto"/>
        <w:left w:val="none" w:sz="0" w:space="0" w:color="auto"/>
        <w:bottom w:val="none" w:sz="0" w:space="0" w:color="auto"/>
        <w:right w:val="none" w:sz="0" w:space="0" w:color="auto"/>
      </w:divBdr>
    </w:div>
    <w:div w:id="1417555417">
      <w:bodyDiv w:val="1"/>
      <w:marLeft w:val="0"/>
      <w:marRight w:val="0"/>
      <w:marTop w:val="0"/>
      <w:marBottom w:val="0"/>
      <w:divBdr>
        <w:top w:val="none" w:sz="0" w:space="0" w:color="auto"/>
        <w:left w:val="none" w:sz="0" w:space="0" w:color="auto"/>
        <w:bottom w:val="none" w:sz="0" w:space="0" w:color="auto"/>
        <w:right w:val="none" w:sz="0" w:space="0" w:color="auto"/>
      </w:divBdr>
    </w:div>
    <w:div w:id="1463765589">
      <w:bodyDiv w:val="1"/>
      <w:marLeft w:val="0"/>
      <w:marRight w:val="0"/>
      <w:marTop w:val="0"/>
      <w:marBottom w:val="0"/>
      <w:divBdr>
        <w:top w:val="none" w:sz="0" w:space="0" w:color="auto"/>
        <w:left w:val="none" w:sz="0" w:space="0" w:color="auto"/>
        <w:bottom w:val="none" w:sz="0" w:space="0" w:color="auto"/>
        <w:right w:val="none" w:sz="0" w:space="0" w:color="auto"/>
      </w:divBdr>
    </w:div>
    <w:div w:id="1520387945">
      <w:bodyDiv w:val="1"/>
      <w:marLeft w:val="0"/>
      <w:marRight w:val="0"/>
      <w:marTop w:val="0"/>
      <w:marBottom w:val="0"/>
      <w:divBdr>
        <w:top w:val="none" w:sz="0" w:space="0" w:color="auto"/>
        <w:left w:val="none" w:sz="0" w:space="0" w:color="auto"/>
        <w:bottom w:val="none" w:sz="0" w:space="0" w:color="auto"/>
        <w:right w:val="none" w:sz="0" w:space="0" w:color="auto"/>
      </w:divBdr>
    </w:div>
    <w:div w:id="1541015151">
      <w:bodyDiv w:val="1"/>
      <w:marLeft w:val="0"/>
      <w:marRight w:val="0"/>
      <w:marTop w:val="0"/>
      <w:marBottom w:val="0"/>
      <w:divBdr>
        <w:top w:val="none" w:sz="0" w:space="0" w:color="auto"/>
        <w:left w:val="none" w:sz="0" w:space="0" w:color="auto"/>
        <w:bottom w:val="none" w:sz="0" w:space="0" w:color="auto"/>
        <w:right w:val="none" w:sz="0" w:space="0" w:color="auto"/>
      </w:divBdr>
    </w:div>
    <w:div w:id="1572737012">
      <w:bodyDiv w:val="1"/>
      <w:marLeft w:val="0"/>
      <w:marRight w:val="0"/>
      <w:marTop w:val="0"/>
      <w:marBottom w:val="0"/>
      <w:divBdr>
        <w:top w:val="none" w:sz="0" w:space="0" w:color="auto"/>
        <w:left w:val="none" w:sz="0" w:space="0" w:color="auto"/>
        <w:bottom w:val="none" w:sz="0" w:space="0" w:color="auto"/>
        <w:right w:val="none" w:sz="0" w:space="0" w:color="auto"/>
      </w:divBdr>
    </w:div>
    <w:div w:id="1625228967">
      <w:bodyDiv w:val="1"/>
      <w:marLeft w:val="0"/>
      <w:marRight w:val="0"/>
      <w:marTop w:val="0"/>
      <w:marBottom w:val="0"/>
      <w:divBdr>
        <w:top w:val="none" w:sz="0" w:space="0" w:color="auto"/>
        <w:left w:val="none" w:sz="0" w:space="0" w:color="auto"/>
        <w:bottom w:val="none" w:sz="0" w:space="0" w:color="auto"/>
        <w:right w:val="none" w:sz="0" w:space="0" w:color="auto"/>
      </w:divBdr>
    </w:div>
    <w:div w:id="1993488345">
      <w:bodyDiv w:val="1"/>
      <w:marLeft w:val="0"/>
      <w:marRight w:val="0"/>
      <w:marTop w:val="0"/>
      <w:marBottom w:val="0"/>
      <w:divBdr>
        <w:top w:val="none" w:sz="0" w:space="0" w:color="auto"/>
        <w:left w:val="none" w:sz="0" w:space="0" w:color="auto"/>
        <w:bottom w:val="none" w:sz="0" w:space="0" w:color="auto"/>
        <w:right w:val="none" w:sz="0" w:space="0" w:color="auto"/>
      </w:divBdr>
    </w:div>
    <w:div w:id="1998612759">
      <w:bodyDiv w:val="1"/>
      <w:marLeft w:val="0"/>
      <w:marRight w:val="0"/>
      <w:marTop w:val="0"/>
      <w:marBottom w:val="0"/>
      <w:divBdr>
        <w:top w:val="none" w:sz="0" w:space="0" w:color="auto"/>
        <w:left w:val="none" w:sz="0" w:space="0" w:color="auto"/>
        <w:bottom w:val="none" w:sz="0" w:space="0" w:color="auto"/>
        <w:right w:val="none" w:sz="0" w:space="0" w:color="auto"/>
      </w:divBdr>
    </w:div>
    <w:div w:id="2001886919">
      <w:bodyDiv w:val="1"/>
      <w:marLeft w:val="0"/>
      <w:marRight w:val="0"/>
      <w:marTop w:val="0"/>
      <w:marBottom w:val="0"/>
      <w:divBdr>
        <w:top w:val="none" w:sz="0" w:space="0" w:color="auto"/>
        <w:left w:val="none" w:sz="0" w:space="0" w:color="auto"/>
        <w:bottom w:val="none" w:sz="0" w:space="0" w:color="auto"/>
        <w:right w:val="none" w:sz="0" w:space="0" w:color="auto"/>
      </w:divBdr>
    </w:div>
    <w:div w:id="2035766821">
      <w:bodyDiv w:val="1"/>
      <w:marLeft w:val="0"/>
      <w:marRight w:val="0"/>
      <w:marTop w:val="0"/>
      <w:marBottom w:val="0"/>
      <w:divBdr>
        <w:top w:val="none" w:sz="0" w:space="0" w:color="auto"/>
        <w:left w:val="none" w:sz="0" w:space="0" w:color="auto"/>
        <w:bottom w:val="none" w:sz="0" w:space="0" w:color="auto"/>
        <w:right w:val="none" w:sz="0" w:space="0" w:color="auto"/>
      </w:divBdr>
    </w:div>
    <w:div w:id="2100978220">
      <w:bodyDiv w:val="1"/>
      <w:marLeft w:val="0"/>
      <w:marRight w:val="0"/>
      <w:marTop w:val="0"/>
      <w:marBottom w:val="0"/>
      <w:divBdr>
        <w:top w:val="none" w:sz="0" w:space="0" w:color="auto"/>
        <w:left w:val="none" w:sz="0" w:space="0" w:color="auto"/>
        <w:bottom w:val="none" w:sz="0" w:space="0" w:color="auto"/>
        <w:right w:val="none" w:sz="0" w:space="0" w:color="auto"/>
      </w:divBdr>
    </w:div>
    <w:div w:id="2103184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
</file>

<file path=customXml/item2.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Props1.xml><?xml version="1.0" encoding="utf-8"?>
<ds:datastoreItem xmlns:ds="http://schemas.openxmlformats.org/officeDocument/2006/customXml" ds:itemID="{C6C5DCAA-0D90-40C1-BE6A-9E7B502EB709}">
  <ds:schemaRefs>
    <ds:schemaRef ds:uri="http://www.imanage.com/work/xmlschema"/>
  </ds:schemaRefs>
</ds:datastoreItem>
</file>

<file path=customXml/itemProps2.xml><?xml version="1.0" encoding="utf-8"?>
<ds:datastoreItem xmlns:ds="http://schemas.openxmlformats.org/officeDocument/2006/customXml" ds:itemID="{84E173FF-0F72-4893-8D90-355070397957}"/>
</file>

<file path=customXml/itemProps3.xml><?xml version="1.0" encoding="utf-8"?>
<ds:datastoreItem xmlns:ds="http://schemas.openxmlformats.org/officeDocument/2006/customXml" ds:itemID="{65219ECF-75DE-453D-82F7-0FF21B8FA8AD}"/>
</file>

<file path=customXml/itemProps4.xml><?xml version="1.0" encoding="utf-8"?>
<ds:datastoreItem xmlns:ds="http://schemas.openxmlformats.org/officeDocument/2006/customXml" ds:itemID="{99F4EC36-2DA6-4315-A004-B49294DAA98F}"/>
</file>

<file path=docProps/app.xml><?xml version="1.0" encoding="utf-8"?>
<Properties xmlns="http://schemas.openxmlformats.org/officeDocument/2006/extended-properties" xmlns:vt="http://schemas.openxmlformats.org/officeDocument/2006/docPropsVTypes">
  <Template>Normal.dotm</Template>
  <TotalTime>4</TotalTime>
  <Pages>10</Pages>
  <Words>2050</Words>
  <Characters>11690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HK</Company>
  <LinksUpToDate>false</LinksUpToDate>
  <CharactersWithSpaces>13713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Figueredo, Luis (MIA - X27431)</dc:creator>
  <cp:keywords/>
  <dc:description/>
  <cp:lastModifiedBy>Priscilla Guzman</cp:lastModifiedBy>
  <cp:revision>2</cp:revision>
  <dcterms:created xsi:type="dcterms:W3CDTF">2024-02-28T22:37:00Z</dcterms:created>
  <dcterms:modified xsi:type="dcterms:W3CDTF">2024-02-28T22:37:00Z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umber">
    <vt:lpwstr>500028144</vt:lpwstr>
  </property>
  <property fmtid="{D5CDD505-2E9C-101B-9397-08002B2CF9AE}" pid="3" name="DocumentVersion">
    <vt:lpwstr>1</vt:lpwstr>
  </property>
  <property fmtid="{D5CDD505-2E9C-101B-9397-08002B2CF9AE}" pid="4" name="ClientNumber">
    <vt:lpwstr>211702</vt:lpwstr>
  </property>
  <property fmtid="{D5CDD505-2E9C-101B-9397-08002B2CF9AE}" pid="5" name="MatterNumber">
    <vt:lpwstr>00001</vt:lpwstr>
  </property>
  <property fmtid="{D5CDD505-2E9C-101B-9397-08002B2CF9AE}" pid="6" name="ClientName">
    <vt:lpwstr>Maestra Sunset, LLC</vt:lpwstr>
  </property>
  <property fmtid="{D5CDD505-2E9C-101B-9397-08002B2CF9AE}" pid="7" name="MatterName">
    <vt:lpwstr>Sunset Project</vt:lpwstr>
  </property>
  <property fmtid="{D5CDD505-2E9C-101B-9397-08002B2CF9AE}" pid="8" name="DatabaseName">
    <vt:lpwstr>Active</vt:lpwstr>
  </property>
  <property fmtid="{D5CDD505-2E9C-101B-9397-08002B2CF9AE}" pid="9" name="TypistName">
    <vt:lpwstr>PJACKSON</vt:lpwstr>
  </property>
  <property fmtid="{D5CDD505-2E9C-101B-9397-08002B2CF9AE}" pid="10" name="AuthorName">
    <vt:lpwstr>LUFIGUEREDO</vt:lpwstr>
  </property>
  <property fmtid="{D5CDD505-2E9C-101B-9397-08002B2CF9AE}" pid="11" name="InUseBy">
    <vt:lpwstr>IMARRERO</vt:lpwstr>
  </property>
  <property fmtid="{D5CDD505-2E9C-101B-9397-08002B2CF9AE}" pid="12" name="EditDate">
    <vt:lpwstr>2/28/2024 2:58:00 PM</vt:lpwstr>
  </property>
  <property fmtid="{D5CDD505-2E9C-101B-9397-08002B2CF9AE}" pid="13" name="EditTime">
    <vt:lpwstr/>
  </property>
  <property fmtid="{D5CDD505-2E9C-101B-9397-08002B2CF9AE}" pid="14" name="IsiManageWork">
    <vt:lpwstr>True</vt:lpwstr>
  </property>
  <property fmtid="{D5CDD505-2E9C-101B-9397-08002B2CF9AE}" pid="15" name="ContentTypeId">
    <vt:lpwstr>0x0101005E124E75B7469C4C8B2201520C0AA267</vt:lpwstr>
  </property>
</Properties>
</file>