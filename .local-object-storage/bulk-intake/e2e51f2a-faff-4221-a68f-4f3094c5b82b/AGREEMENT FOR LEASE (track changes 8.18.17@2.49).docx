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252" w:rsidRPr="00F35252" w:rsidRDefault="00F35252" w:rsidP="00F35252">
      <w:pPr>
        <w:spacing w:after="0"/>
        <w:jc w:val="center"/>
        <w:rPr>
          <w:rFonts w:ascii="Arial" w:eastAsia="Times New Roman" w:hAnsi="Arial" w:cs="Arial"/>
          <w:b/>
          <w:sz w:val="24"/>
          <w:szCs w:val="24"/>
        </w:rPr>
      </w:pPr>
      <w:r w:rsidRPr="00F35252">
        <w:rPr>
          <w:rFonts w:ascii="Arial" w:eastAsia="Times New Roman" w:hAnsi="Arial" w:cs="Arial"/>
          <w:b/>
          <w:sz w:val="24"/>
          <w:szCs w:val="24"/>
        </w:rPr>
        <w:t>AGREEMENT FOR LEASE</w:t>
      </w:r>
    </w:p>
    <w:p w:rsidR="00F35252" w:rsidRPr="00F35252" w:rsidRDefault="00F35252" w:rsidP="00F35252">
      <w:pPr>
        <w:spacing w:after="0"/>
        <w:jc w:val="center"/>
        <w:rPr>
          <w:rFonts w:ascii="Arial" w:eastAsia="Times New Roman" w:hAnsi="Arial" w:cs="Arial"/>
          <w:b/>
          <w:sz w:val="24"/>
          <w:szCs w:val="24"/>
        </w:rPr>
      </w:pPr>
    </w:p>
    <w:p w:rsidR="00F35252" w:rsidRPr="00F35252" w:rsidRDefault="00F35252" w:rsidP="00F35252">
      <w:pPr>
        <w:spacing w:after="0"/>
        <w:ind w:firstLine="720"/>
        <w:jc w:val="both"/>
        <w:rPr>
          <w:rFonts w:ascii="Arial" w:eastAsia="Times New Roman" w:hAnsi="Arial" w:cs="Arial"/>
          <w:sz w:val="24"/>
          <w:szCs w:val="24"/>
        </w:rPr>
      </w:pPr>
      <w:r w:rsidRPr="00F35252">
        <w:rPr>
          <w:rFonts w:ascii="Arial" w:eastAsia="Times New Roman" w:hAnsi="Arial" w:cs="Arial"/>
          <w:b/>
          <w:sz w:val="24"/>
          <w:szCs w:val="24"/>
        </w:rPr>
        <w:t xml:space="preserve">Sunset-Miami Investments, </w:t>
      </w:r>
      <w:r w:rsidRPr="00F35252">
        <w:rPr>
          <w:rFonts w:ascii="Arial" w:eastAsia="Times New Roman" w:hAnsi="Arial" w:cs="Arial"/>
          <w:b/>
          <w:bCs/>
          <w:spacing w:val="-3"/>
          <w:sz w:val="24"/>
          <w:szCs w:val="24"/>
        </w:rPr>
        <w:t>Inc., a Florida corporation</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Lessor</w:t>
      </w:r>
      <w:r w:rsidRPr="00F35252">
        <w:rPr>
          <w:rFonts w:ascii="Arial" w:eastAsia="Times New Roman" w:hAnsi="Arial" w:cs="Arial"/>
          <w:sz w:val="24"/>
          <w:szCs w:val="24"/>
        </w:rPr>
        <w:t xml:space="preserve">”), hereby agrees to lease to </w:t>
      </w:r>
      <w:r w:rsidRPr="00F35252">
        <w:rPr>
          <w:rFonts w:ascii="Arial" w:eastAsia="Times New Roman" w:hAnsi="Arial" w:cs="Arial"/>
          <w:b/>
          <w:sz w:val="24"/>
          <w:szCs w:val="24"/>
        </w:rPr>
        <w:t>ALTA Developers, LLC, a Florida limited liability company</w:t>
      </w:r>
      <w:r w:rsidRPr="00F35252">
        <w:rPr>
          <w:rFonts w:ascii="Arial" w:eastAsia="Times New Roman" w:hAnsi="Arial" w:cs="Arial"/>
          <w:sz w:val="24"/>
          <w:szCs w:val="24"/>
        </w:rPr>
        <w:t xml:space="preserve"> (“</w:t>
      </w:r>
      <w:r w:rsidRPr="00F35252">
        <w:rPr>
          <w:rFonts w:ascii="Arial" w:eastAsia="Times New Roman" w:hAnsi="Arial" w:cs="Arial"/>
          <w:sz w:val="24"/>
          <w:szCs w:val="24"/>
          <w:u w:val="single"/>
        </w:rPr>
        <w:t>Ground Lessee</w:t>
      </w:r>
      <w:r w:rsidRPr="00F35252">
        <w:rPr>
          <w:rFonts w:ascii="Arial" w:eastAsia="Times New Roman" w:hAnsi="Arial" w:cs="Arial"/>
          <w:sz w:val="24"/>
          <w:szCs w:val="24"/>
        </w:rPr>
        <w:t>”), and Ground Lessee agrees to lease from Ground Lessor, the Property, on the following terms and conditions:</w:t>
      </w:r>
    </w:p>
    <w:p w:rsidR="00F35252" w:rsidRPr="00F35252" w:rsidRDefault="00F35252" w:rsidP="00F35252">
      <w:pPr>
        <w:spacing w:after="0"/>
        <w:ind w:firstLine="720"/>
        <w:jc w:val="both"/>
        <w:rPr>
          <w:rFonts w:ascii="Arial" w:eastAsia="Times New Roman" w:hAnsi="Arial" w:cs="Arial"/>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1.</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Definitions and References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The following terms, as used in this Agreement, have the following meanings and references unless the context is inconsistent therewith: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(a) </w:t>
      </w:r>
      <w:r w:rsidRPr="00F35252">
        <w:rPr>
          <w:rFonts w:ascii="Arial" w:eastAsia="Times New Roman" w:hAnsi="Arial" w:cs="Arial"/>
          <w:bCs/>
          <w:sz w:val="24"/>
          <w:szCs w:val="24"/>
        </w:rPr>
        <w:t xml:space="preserve">“ADA” shall mean the Americans with Disabilities Act of 1990, as amended and supplemented from time to time. </w:t>
      </w:r>
    </w:p>
    <w:p w:rsidR="00F35252" w:rsidRPr="00F35252" w:rsidRDefault="00F35252" w:rsidP="00F35252">
      <w:pPr>
        <w:numPr>
          <w:ilvl w:val="2"/>
          <w:numId w:val="0"/>
        </w:numPr>
        <w:tabs>
          <w:tab w:val="num" w:pos="3330"/>
        </w:tabs>
        <w:spacing w:after="24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(b)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w:t>
      </w:r>
      <w:r w:rsidRPr="00F35252">
        <w:rPr>
          <w:rFonts w:ascii="Arial" w:eastAsia="Times New Roman" w:hAnsi="Arial" w:cs="Arial"/>
          <w:bCs/>
          <w:sz w:val="24"/>
          <w:szCs w:val="24"/>
        </w:rPr>
        <w:t>” means this Agreement for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 (c)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Agreement Date</w:t>
      </w:r>
      <w:r w:rsidRPr="00F35252">
        <w:rPr>
          <w:rFonts w:ascii="Arial" w:eastAsia="Times New Roman" w:hAnsi="Arial" w:cs="Arial"/>
          <w:bCs/>
          <w:sz w:val="24"/>
          <w:szCs w:val="24"/>
        </w:rPr>
        <w:t>” means the later date upon which this Agreement has been executed by Ground Lessor and Ground Lessee.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sidRPr="00F35252" w:rsidDel="00D030AF">
        <w:rPr>
          <w:rFonts w:ascii="Arial" w:eastAsia="Times New Roman" w:hAnsi="Arial" w:cs="Arial"/>
          <w:bCs/>
          <w:sz w:val="24"/>
          <w:szCs w:val="24"/>
        </w:rPr>
        <w:t xml:space="preserve"> </w:t>
      </w:r>
      <w:r>
        <w:rPr>
          <w:rFonts w:ascii="Arial" w:eastAsia="Times New Roman" w:hAnsi="Arial" w:cs="Arial"/>
          <w:bCs/>
          <w:sz w:val="24"/>
          <w:szCs w:val="24"/>
        </w:rPr>
        <w:t xml:space="preserve">(d)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Business Day</w:t>
      </w:r>
      <w:r w:rsidRPr="00F35252">
        <w:rPr>
          <w:rFonts w:ascii="Arial" w:eastAsia="Times New Roman" w:hAnsi="Arial" w:cs="Arial"/>
          <w:bCs/>
          <w:sz w:val="24"/>
          <w:szCs w:val="24"/>
        </w:rPr>
        <w:t>” means a day when commercial banks in the County are required to be open for business.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(e)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City</w:t>
      </w:r>
      <w:r w:rsidRPr="00F35252">
        <w:rPr>
          <w:rFonts w:ascii="Arial" w:eastAsia="Times New Roman" w:hAnsi="Arial" w:cs="Arial"/>
          <w:bCs/>
          <w:sz w:val="24"/>
          <w:szCs w:val="24"/>
        </w:rPr>
        <w:t>” means South Miami.</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(f)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Closing</w:t>
      </w:r>
      <w:r w:rsidRPr="00F35252">
        <w:rPr>
          <w:rFonts w:ascii="Arial" w:eastAsia="Times New Roman" w:hAnsi="Arial" w:cs="Arial"/>
          <w:bCs/>
          <w:sz w:val="24"/>
          <w:szCs w:val="24"/>
        </w:rPr>
        <w:t>” means the consummation of the transaction contemplated herein pursuant to Section 9 of this Agreement, also referred to as the “Commencement Date” of the Ground Lease.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(g)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Contracts</w:t>
      </w:r>
      <w:r w:rsidRPr="00F35252">
        <w:rPr>
          <w:rFonts w:ascii="Arial" w:eastAsia="Times New Roman" w:hAnsi="Arial" w:cs="Arial"/>
          <w:bCs/>
          <w:sz w:val="24"/>
          <w:szCs w:val="24"/>
        </w:rPr>
        <w:t xml:space="preserve">” means all contracts, commitments, agreements and other obligations, written or oral (exclusive of Leases), governing or relating to the development of, construction upon, or maintenance, occupancy, use or operation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(h)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County</w:t>
      </w:r>
      <w:r w:rsidRPr="00F35252">
        <w:rPr>
          <w:rFonts w:ascii="Arial" w:eastAsia="Times New Roman" w:hAnsi="Arial" w:cs="Arial"/>
          <w:bCs/>
          <w:sz w:val="24"/>
          <w:szCs w:val="24"/>
        </w:rPr>
        <w:t xml:space="preserve">” means Miami-Dade County, a political subdivision of the State of Florida.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highlight w:val="yellow"/>
        </w:rPr>
      </w:pPr>
      <w:r w:rsidRPr="00F35252" w:rsidDel="001E6039">
        <w:rPr>
          <w:rFonts w:ascii="Arial" w:eastAsia="Times New Roman" w:hAnsi="Arial" w:cs="Arial"/>
          <w:bCs/>
          <w:sz w:val="24"/>
          <w:szCs w:val="24"/>
        </w:rPr>
        <w:t xml:space="preserve"> </w:t>
      </w:r>
      <w:r>
        <w:rPr>
          <w:rFonts w:ascii="Arial" w:eastAsia="Times New Roman" w:hAnsi="Arial" w:cs="Arial"/>
          <w:bCs/>
          <w:sz w:val="24"/>
          <w:szCs w:val="24"/>
        </w:rPr>
        <w:t xml:space="preserve">(i)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Ground Lease</w:t>
      </w:r>
      <w:r w:rsidRPr="00F35252">
        <w:rPr>
          <w:rFonts w:ascii="Arial" w:eastAsia="Times New Roman" w:hAnsi="Arial" w:cs="Arial"/>
          <w:bCs/>
          <w:sz w:val="24"/>
          <w:szCs w:val="24"/>
        </w:rPr>
        <w:t xml:space="preserve">” means that certain “Triple Net” ground lease to be entered into by and between Ground Lessor and Ground Lessee on the Closing date within 60 days after the </w:t>
      </w:r>
      <w:r w:rsidRPr="00F35252">
        <w:rPr>
          <w:rFonts w:ascii="Arial" w:eastAsia="Times New Roman" w:hAnsi="Arial" w:cs="Arial"/>
          <w:bCs/>
          <w:sz w:val="24"/>
          <w:szCs w:val="24"/>
        </w:rPr>
        <w:lastRenderedPageBreak/>
        <w:t>Agreement Date, unless extended by mutual agreement of the parties.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(j)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Hazardous Substances</w:t>
      </w:r>
      <w:r w:rsidRPr="00F35252">
        <w:rPr>
          <w:rFonts w:ascii="Arial" w:eastAsia="Times New Roman" w:hAnsi="Arial" w:cs="Arial"/>
          <w:bCs/>
          <w:sz w:val="24"/>
          <w:szCs w:val="24"/>
        </w:rPr>
        <w:t>” means (i) substances included within the definitions of "hazardous substances," "hazardous materials," "toxic substances" or "solid waste" in the Comprehensive Environmental Response, Compensation and Liability Act of 1980, 42 U.S.C. §9601 et seq., the Resource Conservation and Recovery Act of 1976, 42 U.S.C. §6901 et seq., the Hazardous Materials Transportation Act, 49 U.S.C. §1801 et seq., or the Clean Water Act, 33 U.S.C. §1321 et seq., and in the regulations promulgated pursuant thereto; (ii) substances listed in the United States Department of Transportation Table (49 CFR §172.101) or by the Environmental Protection Agency as "hazardous substances," (iii) other substances, materials and wastes which are regulated, or classified as hazardous or toxic, under applicable local, state or federal law or regulations, and (iv) materials, wastes or substances which are or contain petroleum, asbestos, polychlorinated biphenyl’s, flammable explosives or radioactive materials.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(k)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Improvements</w:t>
      </w:r>
      <w:r w:rsidRPr="00F35252">
        <w:rPr>
          <w:rFonts w:ascii="Arial" w:eastAsia="Times New Roman" w:hAnsi="Arial" w:cs="Arial"/>
          <w:bCs/>
          <w:sz w:val="24"/>
          <w:szCs w:val="24"/>
        </w:rPr>
        <w:t>” means the approximately 20,371 square foot five-story office building located on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(l)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Intended Development</w:t>
      </w:r>
      <w:r w:rsidRPr="00F35252">
        <w:rPr>
          <w:rFonts w:ascii="Arial" w:eastAsia="Times New Roman" w:hAnsi="Arial" w:cs="Arial"/>
          <w:bCs/>
          <w:sz w:val="24"/>
          <w:szCs w:val="24"/>
        </w:rPr>
        <w:t>” means</w:t>
      </w:r>
      <w:r>
        <w:rPr>
          <w:rFonts w:ascii="Arial" w:eastAsia="Times New Roman" w:hAnsi="Arial" w:cs="Arial"/>
          <w:bCs/>
          <w:sz w:val="24"/>
          <w:szCs w:val="24"/>
        </w:rPr>
        <w:t xml:space="preserve"> either of the following buildings as </w:t>
      </w:r>
      <w:r w:rsidR="00A46771">
        <w:rPr>
          <w:rFonts w:ascii="Arial" w:eastAsia="Times New Roman" w:hAnsi="Arial" w:cs="Arial"/>
          <w:bCs/>
          <w:sz w:val="24"/>
          <w:szCs w:val="24"/>
        </w:rPr>
        <w:t xml:space="preserve">chosen </w:t>
      </w:r>
      <w:r>
        <w:rPr>
          <w:rFonts w:ascii="Arial" w:eastAsia="Times New Roman" w:hAnsi="Arial" w:cs="Arial"/>
          <w:bCs/>
          <w:sz w:val="24"/>
          <w:szCs w:val="24"/>
        </w:rPr>
        <w:t>by Ground Lessee:</w:t>
      </w:r>
    </w:p>
    <w:p w:rsid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p>
    <w:p w:rsidR="00A46771" w:rsidRPr="00F35252" w:rsidRDefault="00A46771" w:rsidP="00A46771">
      <w:pPr>
        <w:numPr>
          <w:ilvl w:val="2"/>
          <w:numId w:val="0"/>
        </w:numPr>
        <w:tabs>
          <w:tab w:val="num" w:pos="3330"/>
        </w:tabs>
        <w:spacing w:after="0"/>
        <w:ind w:left="3240"/>
        <w:jc w:val="both"/>
        <w:outlineLvl w:val="2"/>
        <w:rPr>
          <w:rFonts w:ascii="Arial" w:eastAsia="Times New Roman" w:hAnsi="Arial" w:cs="Arial"/>
          <w:bCs/>
          <w:sz w:val="24"/>
          <w:szCs w:val="24"/>
        </w:rPr>
      </w:pPr>
      <w:r>
        <w:rPr>
          <w:rFonts w:ascii="Arial" w:eastAsia="Times New Roman" w:hAnsi="Arial" w:cs="Arial"/>
          <w:bCs/>
          <w:sz w:val="24"/>
          <w:szCs w:val="24"/>
        </w:rPr>
        <w:t xml:space="preserve">(i) </w:t>
      </w:r>
      <w:r>
        <w:rPr>
          <w:rFonts w:ascii="Arial" w:eastAsia="Times New Roman" w:hAnsi="Arial" w:cs="Arial"/>
          <w:bCs/>
          <w:sz w:val="24"/>
          <w:szCs w:val="24"/>
        </w:rPr>
        <w:tab/>
        <w:t>8/8. C</w:t>
      </w:r>
      <w:r w:rsidRPr="00F35252">
        <w:rPr>
          <w:rFonts w:ascii="Arial" w:eastAsia="Times New Roman" w:hAnsi="Arial" w:cs="Arial"/>
          <w:bCs/>
          <w:sz w:val="24"/>
          <w:szCs w:val="24"/>
        </w:rPr>
        <w:t>onstruction and development of an eight-story building</w:t>
      </w:r>
      <w:r>
        <w:rPr>
          <w:rFonts w:ascii="Arial" w:eastAsia="Times New Roman" w:hAnsi="Arial" w:cs="Arial"/>
          <w:bCs/>
          <w:sz w:val="24"/>
          <w:szCs w:val="24"/>
        </w:rPr>
        <w:t xml:space="preserve"> </w:t>
      </w:r>
      <w:r w:rsidRPr="00F35252">
        <w:rPr>
          <w:rFonts w:ascii="Arial" w:eastAsia="Times New Roman" w:hAnsi="Arial" w:cs="Arial"/>
          <w:bCs/>
          <w:sz w:val="24"/>
          <w:szCs w:val="24"/>
        </w:rPr>
        <w:t>consisting of approximately</w:t>
      </w:r>
      <w:r>
        <w:rPr>
          <w:rFonts w:ascii="Arial" w:eastAsia="Times New Roman" w:hAnsi="Arial" w:cs="Arial"/>
          <w:bCs/>
          <w:sz w:val="24"/>
          <w:szCs w:val="24"/>
        </w:rPr>
        <w:t xml:space="preserve"> </w:t>
      </w:r>
      <w:r w:rsidRPr="00F35252">
        <w:rPr>
          <w:rFonts w:ascii="Arial" w:eastAsia="Times New Roman" w:hAnsi="Arial" w:cs="Arial"/>
          <w:bCs/>
          <w:sz w:val="24"/>
          <w:szCs w:val="24"/>
        </w:rPr>
        <w:t>85,000 rentable square feet, a parking garage and other related infrastructure and improvements on the Land, and in accordance with the renderings delivered to Ground Lessor by Ground Lessee dated _</w:t>
      </w:r>
      <w:r>
        <w:rPr>
          <w:rFonts w:ascii="Arial" w:eastAsia="Times New Roman" w:hAnsi="Arial" w:cs="Arial"/>
          <w:bCs/>
          <w:sz w:val="24"/>
          <w:szCs w:val="24"/>
        </w:rPr>
        <w:t>__________,</w:t>
      </w:r>
      <w:r w:rsidRPr="00F35252">
        <w:rPr>
          <w:rFonts w:ascii="Arial" w:eastAsia="Times New Roman" w:hAnsi="Arial" w:cs="Arial"/>
          <w:bCs/>
          <w:sz w:val="24"/>
          <w:szCs w:val="24"/>
        </w:rPr>
        <w:t xml:space="preserve"> 2017, which would require the City of South Miami to grant a variance to the height of the building (from 4 stories to 8 stories) in the rear portion of the building.</w:t>
      </w:r>
    </w:p>
    <w:p w:rsidR="00A46771" w:rsidRPr="00F35252" w:rsidRDefault="00A46771" w:rsidP="00A46771">
      <w:pPr>
        <w:spacing w:after="0"/>
        <w:ind w:left="3240" w:firstLine="810"/>
        <w:jc w:val="both"/>
        <w:rPr>
          <w:rFonts w:ascii="Times New Roman" w:eastAsia="Times New Roman" w:hAnsi="Times New Roman" w:cs="Times New Roman"/>
          <w:sz w:val="24"/>
          <w:szCs w:val="24"/>
        </w:rPr>
      </w:pPr>
    </w:p>
    <w:p w:rsidR="00A46771" w:rsidRPr="00F35252" w:rsidRDefault="00A46771" w:rsidP="00A46771">
      <w:pPr>
        <w:numPr>
          <w:ilvl w:val="2"/>
          <w:numId w:val="0"/>
        </w:numPr>
        <w:spacing w:after="0"/>
        <w:ind w:left="3240"/>
        <w:jc w:val="both"/>
        <w:outlineLvl w:val="2"/>
        <w:rPr>
          <w:rFonts w:ascii="Arial" w:eastAsia="Times New Roman" w:hAnsi="Arial" w:cs="Arial"/>
          <w:bCs/>
          <w:sz w:val="24"/>
          <w:szCs w:val="24"/>
        </w:rPr>
      </w:pPr>
      <w:r>
        <w:rPr>
          <w:rFonts w:ascii="Arial" w:eastAsia="Times New Roman" w:hAnsi="Arial" w:cs="Arial"/>
          <w:bCs/>
          <w:sz w:val="24"/>
          <w:szCs w:val="24"/>
        </w:rPr>
        <w:t>(ii) 8/4. C</w:t>
      </w:r>
      <w:r w:rsidRPr="00F35252">
        <w:rPr>
          <w:rFonts w:ascii="Arial" w:eastAsia="Times New Roman" w:hAnsi="Arial" w:cs="Arial"/>
          <w:bCs/>
          <w:sz w:val="24"/>
          <w:szCs w:val="24"/>
        </w:rPr>
        <w:t xml:space="preserve">onstruction and development of an eight-story (fronting Sunset Drive) phasing to a four-story (rear portion) building consisting of approximately </w:t>
      </w:r>
      <w:r>
        <w:rPr>
          <w:rFonts w:ascii="Arial" w:eastAsia="Times New Roman" w:hAnsi="Arial" w:cs="Arial"/>
          <w:bCs/>
          <w:sz w:val="24"/>
          <w:szCs w:val="24"/>
        </w:rPr>
        <w:t>_______</w:t>
      </w:r>
      <w:r w:rsidRPr="00F35252">
        <w:rPr>
          <w:rFonts w:ascii="Arial" w:eastAsia="Times New Roman" w:hAnsi="Arial" w:cs="Arial"/>
          <w:bCs/>
          <w:sz w:val="24"/>
          <w:szCs w:val="24"/>
        </w:rPr>
        <w:t xml:space="preserve"> rentable square feet, a parking garage and other related infrastructure and improvements on the Land, and in </w:t>
      </w:r>
      <w:r w:rsidRPr="00F35252">
        <w:rPr>
          <w:rFonts w:ascii="Arial" w:eastAsia="Times New Roman" w:hAnsi="Arial" w:cs="Arial"/>
          <w:bCs/>
          <w:sz w:val="24"/>
          <w:szCs w:val="24"/>
        </w:rPr>
        <w:lastRenderedPageBreak/>
        <w:t>accordance with the renderings d</w:t>
      </w:r>
      <w:r>
        <w:rPr>
          <w:rFonts w:ascii="Arial" w:eastAsia="Times New Roman" w:hAnsi="Arial" w:cs="Arial"/>
          <w:bCs/>
          <w:sz w:val="24"/>
          <w:szCs w:val="24"/>
        </w:rPr>
        <w:t>elivered to Ground Lessor</w:t>
      </w:r>
      <w:r w:rsidRPr="00F35252">
        <w:rPr>
          <w:rFonts w:ascii="Arial" w:eastAsia="Times New Roman" w:hAnsi="Arial" w:cs="Arial"/>
          <w:bCs/>
          <w:sz w:val="24"/>
          <w:szCs w:val="24"/>
        </w:rPr>
        <w:t xml:space="preserve"> by Ground Lessee dated </w:t>
      </w:r>
      <w:r>
        <w:rPr>
          <w:rFonts w:ascii="Arial" w:eastAsia="Times New Roman" w:hAnsi="Arial" w:cs="Arial"/>
          <w:bCs/>
          <w:sz w:val="24"/>
          <w:szCs w:val="24"/>
        </w:rPr>
        <w:t>________</w:t>
      </w:r>
      <w:r w:rsidRPr="00F35252">
        <w:rPr>
          <w:rFonts w:ascii="Arial" w:eastAsia="Times New Roman" w:hAnsi="Arial" w:cs="Arial"/>
          <w:bCs/>
          <w:sz w:val="24"/>
          <w:szCs w:val="24"/>
        </w:rPr>
        <w:t>___, 2017. This preliminary approval is permitted as “of right” by the City of South Miami and would not require a height variance.</w:t>
      </w:r>
    </w:p>
    <w:p w:rsidR="00F35252" w:rsidRPr="00F35252" w:rsidRDefault="00F35252" w:rsidP="00F35252">
      <w:pPr>
        <w:spacing w:after="0"/>
        <w:ind w:left="2880"/>
        <w:jc w:val="both"/>
        <w:outlineLvl w:val="2"/>
        <w:rPr>
          <w:rFonts w:ascii="Arial" w:eastAsia="Times New Roman" w:hAnsi="Arial" w:cs="Arial"/>
          <w:bCs/>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(m)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Land</w:t>
      </w:r>
      <w:r w:rsidRPr="00F35252">
        <w:rPr>
          <w:rFonts w:ascii="Arial" w:eastAsia="Times New Roman" w:hAnsi="Arial" w:cs="Arial"/>
          <w:bCs/>
          <w:sz w:val="24"/>
          <w:szCs w:val="24"/>
        </w:rPr>
        <w:t xml:space="preserve">” means the approximately 75,980 square feet of real property located in the City at the northeast corner of S.W. 72nd Street and S.W. 61st Avenue and more particularly described on </w:t>
      </w:r>
      <w:r w:rsidRPr="00F35252">
        <w:rPr>
          <w:rFonts w:ascii="Arial" w:eastAsia="Times New Roman" w:hAnsi="Arial" w:cs="Arial"/>
          <w:b/>
          <w:bCs/>
          <w:sz w:val="24"/>
          <w:szCs w:val="24"/>
          <w:u w:val="single"/>
        </w:rPr>
        <w:t>Exhibit “A</w:t>
      </w:r>
      <w:r w:rsidRPr="00F35252">
        <w:rPr>
          <w:rFonts w:ascii="Arial" w:eastAsia="Times New Roman" w:hAnsi="Arial" w:cs="Arial"/>
          <w:b/>
          <w:bCs/>
          <w:sz w:val="24"/>
          <w:szCs w:val="24"/>
        </w:rPr>
        <w:t>”</w:t>
      </w:r>
      <w:r w:rsidRPr="00F35252">
        <w:rPr>
          <w:rFonts w:ascii="Arial" w:eastAsia="Times New Roman" w:hAnsi="Arial" w:cs="Arial"/>
          <w:bCs/>
          <w:sz w:val="24"/>
          <w:szCs w:val="24"/>
        </w:rPr>
        <w:t xml:space="preserve"> together with all tenements, hereditaments, easements, privileges, reversions, remainders and other rights and appurtenances belonging or in any manner appertaining thereto, including all reversionary interests in and to any adjoining or abutting rights-of-way.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(n)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Leases</w:t>
      </w:r>
      <w:r w:rsidRPr="00F35252">
        <w:rPr>
          <w:rFonts w:ascii="Arial" w:eastAsia="Times New Roman" w:hAnsi="Arial" w:cs="Arial"/>
          <w:bCs/>
          <w:sz w:val="24"/>
          <w:szCs w:val="24"/>
        </w:rPr>
        <w:t xml:space="preserve">” means all leases, licenses and other agreements, whether oral or written, for the use or occupancy of any portion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(o)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Memorandum of Lease</w:t>
      </w:r>
      <w:r w:rsidRPr="00F35252">
        <w:rPr>
          <w:rFonts w:ascii="Arial" w:eastAsia="Times New Roman" w:hAnsi="Arial" w:cs="Arial"/>
          <w:bCs/>
          <w:sz w:val="24"/>
          <w:szCs w:val="24"/>
        </w:rPr>
        <w:t>” means a recordable memorandum of lease evidencing the existence of the Ground Lease.</w:t>
      </w: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(p)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Monetary Lien</w:t>
      </w:r>
      <w:r w:rsidRPr="00F35252">
        <w:rPr>
          <w:rFonts w:ascii="Arial" w:eastAsia="Times New Roman" w:hAnsi="Arial" w:cs="Arial"/>
          <w:bCs/>
          <w:sz w:val="24"/>
          <w:szCs w:val="24"/>
        </w:rPr>
        <w:t>” means a mortgage, lien, monetary judgment, security interest, past due tax or assessment or other similar encumbrance of a monetary nature.</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(q)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Licenses</w:t>
      </w:r>
      <w:r w:rsidRPr="00F35252">
        <w:rPr>
          <w:rFonts w:ascii="Arial" w:eastAsia="Times New Roman" w:hAnsi="Arial" w:cs="Arial"/>
          <w:bCs/>
          <w:sz w:val="24"/>
          <w:szCs w:val="24"/>
        </w:rPr>
        <w:t xml:space="preserve">” means all permits, approvals, orders, consents, variances, waivers, certificates of occupancy, entitlements, rights, licenses and authorizations required for the building, operation, use, management or maintenance of the Real Property.  </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(r)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Permitted Exceptions</w:t>
      </w:r>
      <w:r w:rsidRPr="00F35252">
        <w:rPr>
          <w:rFonts w:ascii="Arial" w:eastAsia="Times New Roman" w:hAnsi="Arial" w:cs="Arial"/>
          <w:bCs/>
          <w:sz w:val="24"/>
          <w:szCs w:val="24"/>
        </w:rPr>
        <w:t>” means the title exceptions specifically approved by Ground Lessee during the Inspection Period.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(s)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Personal Property</w:t>
      </w:r>
      <w:r w:rsidRPr="00F35252">
        <w:rPr>
          <w:rFonts w:ascii="Arial" w:eastAsia="Times New Roman" w:hAnsi="Arial" w:cs="Arial"/>
          <w:bCs/>
          <w:sz w:val="24"/>
          <w:szCs w:val="24"/>
        </w:rPr>
        <w:t>” means all tangible and intangible personal property, of whatever kind or character, now or hereafter owned by Ground Lessor and used in connection with the Real Property.</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(t)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Property</w:t>
      </w:r>
      <w:r w:rsidRPr="00F35252">
        <w:rPr>
          <w:rFonts w:ascii="Arial" w:eastAsia="Times New Roman" w:hAnsi="Arial" w:cs="Arial"/>
          <w:bCs/>
          <w:sz w:val="24"/>
          <w:szCs w:val="24"/>
        </w:rPr>
        <w:t>” means the Real Property and the Leases, Permits, Personal Property, Proprietary Rights, Licenses and Contracts affecting the Land.</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(u)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Proprietary Rights</w:t>
      </w:r>
      <w:r w:rsidRPr="00F35252">
        <w:rPr>
          <w:rFonts w:ascii="Arial" w:eastAsia="Times New Roman" w:hAnsi="Arial" w:cs="Arial"/>
          <w:bCs/>
          <w:sz w:val="24"/>
          <w:szCs w:val="24"/>
        </w:rPr>
        <w:t>" means the trademarks and trademark registrations and applications therefor, trade names, service marks, copyrights and copyright registrations, all sales brochures, promotional and marketing materials, telephone numbers and addresses and other intangibles, if any, owned and/or used by Ground Lessor in connection with the Property and/or the business(</w:t>
      </w:r>
      <w:proofErr w:type="spellStart"/>
      <w:r w:rsidRPr="00F35252">
        <w:rPr>
          <w:rFonts w:ascii="Arial" w:eastAsia="Times New Roman" w:hAnsi="Arial" w:cs="Arial"/>
          <w:bCs/>
          <w:sz w:val="24"/>
          <w:szCs w:val="24"/>
        </w:rPr>
        <w:t>es</w:t>
      </w:r>
      <w:proofErr w:type="spellEnd"/>
      <w:r w:rsidRPr="00F35252">
        <w:rPr>
          <w:rFonts w:ascii="Arial" w:eastAsia="Times New Roman" w:hAnsi="Arial" w:cs="Arial"/>
          <w:bCs/>
          <w:sz w:val="24"/>
          <w:szCs w:val="24"/>
        </w:rPr>
        <w:t>) conducted with respect thereto.</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(v)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Real Property</w:t>
      </w:r>
      <w:r w:rsidRPr="00F35252">
        <w:rPr>
          <w:rFonts w:ascii="Arial" w:eastAsia="Times New Roman" w:hAnsi="Arial" w:cs="Arial"/>
          <w:bCs/>
          <w:sz w:val="24"/>
          <w:szCs w:val="24"/>
        </w:rPr>
        <w:t>” means the Land and the Improvements.</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(w)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Commitment</w:t>
      </w:r>
      <w:r w:rsidRPr="00F35252">
        <w:rPr>
          <w:rFonts w:ascii="Arial" w:eastAsia="Times New Roman" w:hAnsi="Arial" w:cs="Arial"/>
          <w:bCs/>
          <w:sz w:val="24"/>
          <w:szCs w:val="24"/>
        </w:rPr>
        <w:t xml:space="preserve">” means the ALTA Leasehold Owner Marketability Title Insurance Commitment issued or to be issued to Ground Lessee with respect to the Real Property, as set forth in Section </w:t>
      </w:r>
      <w:r w:rsidRPr="00F35252">
        <w:rPr>
          <w:rFonts w:ascii="Arial" w:eastAsia="Times New Roman" w:hAnsi="Arial" w:cs="Arial"/>
          <w:bCs/>
          <w:sz w:val="24"/>
          <w:szCs w:val="24"/>
          <w:u w:val="single"/>
        </w:rPr>
        <w:t>4.1</w:t>
      </w:r>
      <w:r w:rsidRPr="00F35252">
        <w:rPr>
          <w:rFonts w:ascii="Arial" w:eastAsia="Times New Roman" w:hAnsi="Arial" w:cs="Arial"/>
          <w:bCs/>
          <w:sz w:val="24"/>
          <w:szCs w:val="24"/>
        </w:rPr>
        <w:t>, which will include copies of all matters for which exception is made in Schedule B, Section II thereof.</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(x)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Title Policy</w:t>
      </w:r>
      <w:r w:rsidRPr="00F35252">
        <w:rPr>
          <w:rFonts w:ascii="Arial" w:eastAsia="Times New Roman" w:hAnsi="Arial" w:cs="Arial"/>
          <w:bCs/>
          <w:sz w:val="24"/>
          <w:szCs w:val="24"/>
        </w:rPr>
        <w:t>” means the ALTA Leasehold Owner Title Insurance Policy to be issued to Ground Lessee pursuant to the Title Commitment.</w:t>
      </w:r>
    </w:p>
    <w:p w:rsidR="00F35252" w:rsidRPr="00F35252" w:rsidRDefault="00F35252" w:rsidP="00F35252">
      <w:pPr>
        <w:spacing w:after="0"/>
        <w:ind w:firstLine="1350"/>
        <w:jc w:val="both"/>
        <w:rPr>
          <w:rFonts w:ascii="Times New Roman" w:eastAsia="Times New Roman" w:hAnsi="Times New Roman" w:cs="Times New Roman"/>
          <w:sz w:val="24"/>
          <w:szCs w:val="24"/>
        </w:rPr>
      </w:pPr>
    </w:p>
    <w:p w:rsidR="00F35252" w:rsidRPr="00F35252" w:rsidRDefault="00F35252" w:rsidP="00F35252">
      <w:pPr>
        <w:numPr>
          <w:ilvl w:val="2"/>
          <w:numId w:val="0"/>
        </w:numPr>
        <w:tabs>
          <w:tab w:val="num" w:pos="3330"/>
        </w:tabs>
        <w:spacing w:after="0"/>
        <w:ind w:left="1530" w:firstLine="1350"/>
        <w:jc w:val="both"/>
        <w:outlineLvl w:val="2"/>
        <w:rPr>
          <w:rFonts w:ascii="Arial" w:eastAsia="Times New Roman" w:hAnsi="Arial" w:cs="Arial"/>
          <w:bCs/>
          <w:sz w:val="24"/>
          <w:szCs w:val="24"/>
        </w:rPr>
      </w:pPr>
      <w:r>
        <w:rPr>
          <w:rFonts w:ascii="Arial" w:eastAsia="Times New Roman" w:hAnsi="Arial" w:cs="Arial"/>
          <w:bCs/>
          <w:sz w:val="24"/>
          <w:szCs w:val="24"/>
        </w:rPr>
        <w:t xml:space="preserve">(y) </w:t>
      </w:r>
      <w:r w:rsidRPr="00F35252">
        <w:rPr>
          <w:rFonts w:ascii="Arial" w:eastAsia="Times New Roman" w:hAnsi="Arial" w:cs="Arial"/>
          <w:bCs/>
          <w:sz w:val="24"/>
          <w:szCs w:val="24"/>
        </w:rPr>
        <w:t>“</w:t>
      </w:r>
      <w:r w:rsidRPr="00F35252">
        <w:rPr>
          <w:rFonts w:ascii="Arial" w:eastAsia="Times New Roman" w:hAnsi="Arial" w:cs="Arial"/>
          <w:bCs/>
          <w:sz w:val="24"/>
          <w:szCs w:val="24"/>
          <w:u w:val="single"/>
        </w:rPr>
        <w:t>Underwriter(s)</w:t>
      </w:r>
      <w:r w:rsidRPr="00F35252">
        <w:rPr>
          <w:rFonts w:ascii="Arial" w:eastAsia="Times New Roman" w:hAnsi="Arial" w:cs="Arial"/>
          <w:bCs/>
          <w:sz w:val="24"/>
          <w:szCs w:val="24"/>
        </w:rPr>
        <w:t>” means an insurer acceptable to Ground Lessee, for and upon whom the Title Commitment and Title Policy are to be written and issued.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2</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Escrow Deposits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Del="00F415B7" w:rsidRDefault="00F35252" w:rsidP="00F35252">
      <w:pPr>
        <w:spacing w:after="0"/>
        <w:ind w:firstLine="2880"/>
        <w:jc w:val="both"/>
        <w:rPr>
          <w:del w:id="0" w:author="CPADRINO" w:date="2017-08-18T10:43:00Z"/>
          <w:rFonts w:ascii="Arial" w:eastAsia="Times New Roman" w:hAnsi="Arial" w:cs="Arial"/>
          <w:bCs/>
          <w:sz w:val="24"/>
          <w:szCs w:val="24"/>
        </w:rPr>
      </w:pPr>
      <w:r w:rsidRPr="00F35252">
        <w:rPr>
          <w:rFonts w:ascii="Arial" w:eastAsia="Times New Roman" w:hAnsi="Arial" w:cs="Arial"/>
          <w:bCs/>
          <w:sz w:val="24"/>
          <w:szCs w:val="24"/>
        </w:rPr>
        <w:t>2.1</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First Deposit</w:t>
      </w:r>
      <w:r w:rsidRPr="00F35252">
        <w:rPr>
          <w:rFonts w:ascii="Arial" w:eastAsia="Times New Roman" w:hAnsi="Arial" w:cs="Arial"/>
          <w:bCs/>
          <w:sz w:val="24"/>
          <w:szCs w:val="24"/>
        </w:rPr>
        <w:t xml:space="preserve">. Upon the execution of this Agreement, Ground Lessee has delivered the sum of $250,000.00 to Quesada Valdes, PLLC, Trust Account (“Escrow Agent”). </w:t>
      </w:r>
      <w:del w:id="1" w:author="CPADRINO" w:date="2017-08-18T10:43:00Z">
        <w:r w:rsidRPr="00F35252" w:rsidDel="00F415B7">
          <w:rPr>
            <w:rFonts w:ascii="Arial" w:eastAsia="Times New Roman" w:hAnsi="Arial" w:cs="Arial"/>
            <w:bCs/>
            <w:sz w:val="24"/>
            <w:szCs w:val="24"/>
          </w:rPr>
          <w:delText>If the parties have not executed the Ground Lease within 60 days from the date of this Agreement, then either party may cancel this Agreement and the First Deposit shall be disbursed as follows: $225,000.00 to Ground Lessee and $25,000.00 to Ground Lessor.</w:delText>
        </w:r>
      </w:del>
    </w:p>
    <w:p w:rsidR="00F35252" w:rsidRDefault="00F35252" w:rsidP="00F35252">
      <w:pPr>
        <w:spacing w:after="0"/>
        <w:ind w:firstLine="2880"/>
        <w:jc w:val="both"/>
        <w:rPr>
          <w:rFonts w:ascii="Arial" w:eastAsia="Times New Roman" w:hAnsi="Arial" w:cs="Arial"/>
          <w:bCs/>
          <w:sz w:val="24"/>
          <w:szCs w:val="24"/>
        </w:rPr>
      </w:pPr>
    </w:p>
    <w:p w:rsidR="00BA010C" w:rsidRDefault="00BA010C" w:rsidP="00BA010C">
      <w:pPr>
        <w:spacing w:after="0"/>
        <w:ind w:left="1440" w:firstLine="2160"/>
        <w:jc w:val="both"/>
        <w:rPr>
          <w:ins w:id="2" w:author="Ana L. Zelaya" w:date="2017-08-18T14:16:00Z"/>
          <w:rFonts w:ascii="Arial" w:eastAsia="Times New Roman" w:hAnsi="Arial" w:cs="Arial"/>
          <w:bCs/>
          <w:sz w:val="24"/>
          <w:szCs w:val="24"/>
        </w:rPr>
      </w:pPr>
      <w:ins w:id="3" w:author="Ana L. Zelaya" w:date="2017-08-18T14:16:00Z">
        <w:r>
          <w:rPr>
            <w:rFonts w:ascii="Arial" w:eastAsia="Times New Roman" w:hAnsi="Arial" w:cs="Arial"/>
            <w:bCs/>
            <w:sz w:val="24"/>
            <w:szCs w:val="24"/>
          </w:rPr>
          <w:t>(</w:t>
        </w:r>
      </w:ins>
      <w:ins w:id="4" w:author="CPADRINO" w:date="2017-08-18T14:49:00Z">
        <w:r>
          <w:rPr>
            <w:rFonts w:ascii="Arial" w:eastAsia="Times New Roman" w:hAnsi="Arial" w:cs="Arial"/>
            <w:bCs/>
            <w:sz w:val="24"/>
            <w:szCs w:val="24"/>
          </w:rPr>
          <w:t>a</w:t>
        </w:r>
      </w:ins>
      <w:ins w:id="5" w:author="Ana L. Zelaya" w:date="2017-08-18T14:16:00Z">
        <w:r>
          <w:rPr>
            <w:rFonts w:ascii="Arial" w:eastAsia="Times New Roman" w:hAnsi="Arial" w:cs="Arial"/>
            <w:bCs/>
            <w:sz w:val="24"/>
            <w:szCs w:val="24"/>
          </w:rPr>
          <w:t>)  Ground Lessee shall have a period of 10 months from the date of this Agreement to obtain a Site Plan approval.</w:t>
        </w:r>
      </w:ins>
    </w:p>
    <w:p w:rsidR="00BA010C" w:rsidRDefault="00BA010C" w:rsidP="0017420C">
      <w:pPr>
        <w:spacing w:after="0"/>
        <w:ind w:left="1440" w:firstLine="2160"/>
        <w:jc w:val="both"/>
        <w:rPr>
          <w:rFonts w:ascii="Arial" w:eastAsia="Times New Roman" w:hAnsi="Arial" w:cs="Arial"/>
          <w:bCs/>
          <w:sz w:val="24"/>
          <w:szCs w:val="24"/>
        </w:rPr>
      </w:pPr>
    </w:p>
    <w:p w:rsidR="0017420C" w:rsidRDefault="0017420C" w:rsidP="0017420C">
      <w:pPr>
        <w:spacing w:after="0"/>
        <w:ind w:left="1440" w:firstLine="2160"/>
        <w:jc w:val="both"/>
        <w:rPr>
          <w:rFonts w:ascii="Arial" w:eastAsia="Times New Roman" w:hAnsi="Arial" w:cs="Arial"/>
          <w:bCs/>
          <w:sz w:val="24"/>
          <w:szCs w:val="24"/>
        </w:rPr>
      </w:pPr>
      <w:ins w:id="6" w:author="CPADRINO" w:date="2017-08-18T10:44:00Z">
        <w:r>
          <w:rPr>
            <w:rFonts w:ascii="Arial" w:eastAsia="Times New Roman" w:hAnsi="Arial" w:cs="Arial"/>
            <w:bCs/>
            <w:sz w:val="24"/>
            <w:szCs w:val="24"/>
          </w:rPr>
          <w:t>(</w:t>
        </w:r>
      </w:ins>
      <w:ins w:id="7" w:author="CPADRINO" w:date="2017-08-18T14:50:00Z">
        <w:r w:rsidR="00BA010C">
          <w:rPr>
            <w:rFonts w:ascii="Arial" w:eastAsia="Times New Roman" w:hAnsi="Arial" w:cs="Arial"/>
            <w:bCs/>
            <w:sz w:val="24"/>
            <w:szCs w:val="24"/>
          </w:rPr>
          <w:t>b</w:t>
        </w:r>
      </w:ins>
      <w:ins w:id="8" w:author="CPADRINO" w:date="2017-08-18T10:44:00Z">
        <w:r>
          <w:rPr>
            <w:rFonts w:ascii="Arial" w:eastAsia="Times New Roman" w:hAnsi="Arial" w:cs="Arial"/>
            <w:bCs/>
            <w:sz w:val="24"/>
            <w:szCs w:val="24"/>
          </w:rPr>
          <w:t xml:space="preserve">) The parties shall execute a Ground Lease within 15 days after the </w:t>
        </w:r>
      </w:ins>
      <w:ins w:id="9" w:author="CPADRINO" w:date="2017-08-18T10:45:00Z">
        <w:r>
          <w:rPr>
            <w:rFonts w:ascii="Arial" w:eastAsia="Times New Roman" w:hAnsi="Arial" w:cs="Arial"/>
            <w:bCs/>
            <w:sz w:val="24"/>
            <w:szCs w:val="24"/>
          </w:rPr>
          <w:t>issuance</w:t>
        </w:r>
      </w:ins>
      <w:ins w:id="10" w:author="CPADRINO" w:date="2017-08-18T10:44:00Z">
        <w:r>
          <w:rPr>
            <w:rFonts w:ascii="Arial" w:eastAsia="Times New Roman" w:hAnsi="Arial" w:cs="Arial"/>
            <w:bCs/>
            <w:sz w:val="24"/>
            <w:szCs w:val="24"/>
          </w:rPr>
          <w:t xml:space="preserve"> </w:t>
        </w:r>
      </w:ins>
      <w:ins w:id="11" w:author="CPADRINO" w:date="2017-08-18T10:45:00Z">
        <w:r>
          <w:rPr>
            <w:rFonts w:ascii="Arial" w:eastAsia="Times New Roman" w:hAnsi="Arial" w:cs="Arial"/>
            <w:bCs/>
            <w:sz w:val="24"/>
            <w:szCs w:val="24"/>
          </w:rPr>
          <w:t>of Site Plan approval by the City of South Miami.</w:t>
        </w:r>
      </w:ins>
    </w:p>
    <w:p w:rsidR="0017420C" w:rsidRDefault="0017420C" w:rsidP="00B72C91">
      <w:pPr>
        <w:spacing w:after="0"/>
        <w:ind w:left="1440" w:firstLine="2160"/>
        <w:jc w:val="both"/>
        <w:rPr>
          <w:rFonts w:ascii="Arial" w:eastAsia="Times New Roman" w:hAnsi="Arial" w:cs="Arial"/>
          <w:bCs/>
          <w:sz w:val="24"/>
          <w:szCs w:val="24"/>
        </w:rPr>
      </w:pPr>
    </w:p>
    <w:p w:rsidR="00F415B7" w:rsidRDefault="00F415B7" w:rsidP="00F415B7">
      <w:pPr>
        <w:spacing w:after="0"/>
        <w:ind w:left="1440" w:firstLine="2160"/>
        <w:jc w:val="both"/>
        <w:rPr>
          <w:rFonts w:ascii="Arial" w:eastAsia="Times New Roman" w:hAnsi="Arial" w:cs="Arial"/>
          <w:bCs/>
          <w:sz w:val="24"/>
          <w:szCs w:val="24"/>
        </w:rPr>
      </w:pPr>
    </w:p>
    <w:p w:rsidR="00F415B7" w:rsidRDefault="00F415B7" w:rsidP="00F415B7">
      <w:pPr>
        <w:spacing w:after="0"/>
        <w:ind w:left="1440" w:firstLine="2160"/>
        <w:jc w:val="both"/>
        <w:rPr>
          <w:rFonts w:ascii="Arial" w:eastAsia="Times New Roman" w:hAnsi="Arial" w:cs="Arial"/>
          <w:bCs/>
          <w:sz w:val="24"/>
          <w:szCs w:val="24"/>
        </w:rPr>
      </w:pPr>
    </w:p>
    <w:p w:rsidR="00F415B7" w:rsidRDefault="00F415B7" w:rsidP="00F415B7">
      <w:pPr>
        <w:spacing w:after="0"/>
        <w:ind w:left="1440" w:firstLine="2160"/>
        <w:jc w:val="both"/>
        <w:rPr>
          <w:rFonts w:ascii="Arial" w:eastAsia="Times New Roman" w:hAnsi="Arial" w:cs="Arial"/>
          <w:bCs/>
          <w:sz w:val="24"/>
          <w:szCs w:val="24"/>
        </w:rPr>
      </w:pPr>
      <w:ins w:id="12" w:author="CPADRINO" w:date="2017-08-18T10:47:00Z">
        <w:r>
          <w:rPr>
            <w:rFonts w:ascii="Arial" w:eastAsia="Times New Roman" w:hAnsi="Arial" w:cs="Arial"/>
            <w:bCs/>
            <w:sz w:val="24"/>
            <w:szCs w:val="24"/>
          </w:rPr>
          <w:t>(c)</w:t>
        </w:r>
      </w:ins>
      <w:ins w:id="13" w:author="CPADRINO" w:date="2017-08-18T10:51:00Z">
        <w:r w:rsidR="000E58F2">
          <w:rPr>
            <w:rFonts w:ascii="Arial" w:eastAsia="Times New Roman" w:hAnsi="Arial" w:cs="Arial"/>
            <w:bCs/>
            <w:sz w:val="24"/>
            <w:szCs w:val="24"/>
          </w:rPr>
          <w:t xml:space="preserve">  </w:t>
        </w:r>
      </w:ins>
      <w:ins w:id="14" w:author="CPADRINO" w:date="2017-08-18T10:47:00Z">
        <w:r>
          <w:rPr>
            <w:rFonts w:ascii="Arial" w:eastAsia="Times New Roman" w:hAnsi="Arial" w:cs="Arial"/>
            <w:bCs/>
            <w:sz w:val="24"/>
            <w:szCs w:val="24"/>
          </w:rPr>
          <w:t xml:space="preserve">If a Site Plan has not been </w:t>
        </w:r>
      </w:ins>
      <w:ins w:id="15" w:author="CPADRINO" w:date="2017-08-18T12:17:00Z">
        <w:r w:rsidR="00CB3A15">
          <w:rPr>
            <w:rFonts w:ascii="Arial" w:eastAsia="Times New Roman" w:hAnsi="Arial" w:cs="Arial"/>
            <w:bCs/>
            <w:sz w:val="24"/>
            <w:szCs w:val="24"/>
          </w:rPr>
          <w:t>obtained</w:t>
        </w:r>
      </w:ins>
      <w:ins w:id="16" w:author="CPADRINO" w:date="2017-08-18T10:47:00Z">
        <w:r>
          <w:rPr>
            <w:rFonts w:ascii="Arial" w:eastAsia="Times New Roman" w:hAnsi="Arial" w:cs="Arial"/>
            <w:bCs/>
            <w:sz w:val="24"/>
            <w:szCs w:val="24"/>
          </w:rPr>
          <w:t xml:space="preserve"> within 10 months, then </w:t>
        </w:r>
        <w:proofErr w:type="gramStart"/>
        <w:r>
          <w:rPr>
            <w:rFonts w:ascii="Arial" w:eastAsia="Times New Roman" w:hAnsi="Arial" w:cs="Arial"/>
            <w:bCs/>
            <w:sz w:val="24"/>
            <w:szCs w:val="24"/>
          </w:rPr>
          <w:t>either party may cancel this Agreement and</w:t>
        </w:r>
        <w:proofErr w:type="gramEnd"/>
        <w:r>
          <w:rPr>
            <w:rFonts w:ascii="Arial" w:eastAsia="Times New Roman" w:hAnsi="Arial" w:cs="Arial"/>
            <w:bCs/>
            <w:sz w:val="24"/>
            <w:szCs w:val="24"/>
          </w:rPr>
          <w:t xml:space="preserve"> the First Deposit shall be disbursed as follows: $225,000.</w:t>
        </w:r>
      </w:ins>
      <w:ins w:id="17" w:author="CPADRINO" w:date="2017-08-18T10:48:00Z">
        <w:r>
          <w:rPr>
            <w:rFonts w:ascii="Arial" w:eastAsia="Times New Roman" w:hAnsi="Arial" w:cs="Arial"/>
            <w:bCs/>
            <w:sz w:val="24"/>
            <w:szCs w:val="24"/>
          </w:rPr>
          <w:t>00 to Ground Lessee and $25,000.00 to Ground Lessor.</w:t>
        </w:r>
      </w:ins>
    </w:p>
    <w:p w:rsidR="00F415B7" w:rsidRDefault="00F415B7" w:rsidP="00F415B7">
      <w:pPr>
        <w:spacing w:after="0"/>
        <w:ind w:left="1440" w:firstLine="2160"/>
        <w:jc w:val="both"/>
        <w:rPr>
          <w:rFonts w:ascii="Arial" w:eastAsia="Times New Roman" w:hAnsi="Arial" w:cs="Arial"/>
          <w:bCs/>
          <w:sz w:val="24"/>
          <w:szCs w:val="24"/>
        </w:rPr>
      </w:pPr>
    </w:p>
    <w:p w:rsidR="000E58F2" w:rsidRDefault="00F415B7" w:rsidP="00F415B7">
      <w:pPr>
        <w:spacing w:after="0"/>
        <w:ind w:left="1440" w:firstLine="2160"/>
        <w:jc w:val="both"/>
        <w:rPr>
          <w:rFonts w:ascii="Arial" w:eastAsia="Times New Roman" w:hAnsi="Arial" w:cs="Arial"/>
          <w:bCs/>
          <w:sz w:val="24"/>
          <w:szCs w:val="24"/>
        </w:rPr>
      </w:pPr>
      <w:ins w:id="18" w:author="CPADRINO" w:date="2017-08-18T10:48:00Z">
        <w:r>
          <w:rPr>
            <w:rFonts w:ascii="Arial" w:eastAsia="Times New Roman" w:hAnsi="Arial" w:cs="Arial"/>
            <w:bCs/>
            <w:sz w:val="24"/>
            <w:szCs w:val="24"/>
          </w:rPr>
          <w:t>(d) Commencing 30 days after this Agreement, Ground Lessee shall pay Ground Lessor, in advance, $25,000.</w:t>
        </w:r>
      </w:ins>
      <w:ins w:id="19" w:author="CPADRINO" w:date="2017-08-18T10:49:00Z">
        <w:r>
          <w:rPr>
            <w:rFonts w:ascii="Arial" w:eastAsia="Times New Roman" w:hAnsi="Arial" w:cs="Arial"/>
            <w:bCs/>
            <w:sz w:val="24"/>
            <w:szCs w:val="24"/>
          </w:rPr>
          <w:t>00 per month, for a period of 3 months or until the Site Plan appr</w:t>
        </w:r>
      </w:ins>
      <w:ins w:id="20" w:author="CPADRINO" w:date="2017-08-18T10:50:00Z">
        <w:r>
          <w:rPr>
            <w:rFonts w:ascii="Arial" w:eastAsia="Times New Roman" w:hAnsi="Arial" w:cs="Arial"/>
            <w:bCs/>
            <w:sz w:val="24"/>
            <w:szCs w:val="24"/>
          </w:rPr>
          <w:t xml:space="preserve">oval is issued and a </w:t>
        </w:r>
        <w:r w:rsidR="000E58F2">
          <w:rPr>
            <w:rFonts w:ascii="Arial" w:eastAsia="Times New Roman" w:hAnsi="Arial" w:cs="Arial"/>
            <w:bCs/>
            <w:sz w:val="24"/>
            <w:szCs w:val="24"/>
          </w:rPr>
          <w:t>Ground Lease is executed.</w:t>
        </w:r>
      </w:ins>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ins w:id="21" w:author="CPADRINO" w:date="2017-08-18T10:51:00Z">
        <w:r>
          <w:rPr>
            <w:rFonts w:ascii="Arial" w:eastAsia="Times New Roman" w:hAnsi="Arial" w:cs="Arial"/>
            <w:bCs/>
            <w:sz w:val="24"/>
            <w:szCs w:val="24"/>
          </w:rPr>
          <w:t>(e)</w:t>
        </w:r>
      </w:ins>
      <w:ins w:id="22" w:author="CPADRINO" w:date="2017-08-18T10:53:00Z">
        <w:r>
          <w:rPr>
            <w:rFonts w:ascii="Arial" w:eastAsia="Times New Roman" w:hAnsi="Arial" w:cs="Arial"/>
            <w:bCs/>
            <w:sz w:val="24"/>
            <w:szCs w:val="24"/>
          </w:rPr>
          <w:t xml:space="preserve"> </w:t>
        </w:r>
      </w:ins>
      <w:ins w:id="23" w:author="CPADRINO" w:date="2017-08-18T10:52:00Z">
        <w:r>
          <w:rPr>
            <w:rFonts w:ascii="Arial" w:eastAsia="Times New Roman" w:hAnsi="Arial" w:cs="Arial"/>
            <w:bCs/>
            <w:sz w:val="24"/>
            <w:szCs w:val="24"/>
          </w:rPr>
          <w:t>Commencing 4 months after this Agreement Ground Lessee shall pay Ground Lessor, in advance, $50,000.00 per month for a period of 6 months, or until the Site Plan approval is issued and a Ground Lease is executed.</w:t>
        </w:r>
      </w:ins>
      <w:ins w:id="24" w:author="CPADRINO" w:date="2017-08-18T10:53:00Z">
        <w:r>
          <w:rPr>
            <w:rFonts w:ascii="Arial" w:eastAsia="Times New Roman" w:hAnsi="Arial" w:cs="Arial"/>
            <w:bCs/>
            <w:sz w:val="24"/>
            <w:szCs w:val="24"/>
          </w:rPr>
          <w:t xml:space="preserve"> </w:t>
        </w:r>
      </w:ins>
    </w:p>
    <w:p w:rsidR="000E58F2" w:rsidRDefault="000E58F2" w:rsidP="00F415B7">
      <w:pPr>
        <w:spacing w:after="0"/>
        <w:ind w:left="1440" w:firstLine="2160"/>
        <w:jc w:val="both"/>
        <w:rPr>
          <w:rFonts w:ascii="Arial" w:eastAsia="Times New Roman" w:hAnsi="Arial" w:cs="Arial"/>
          <w:bCs/>
          <w:sz w:val="24"/>
          <w:szCs w:val="24"/>
        </w:rPr>
      </w:pPr>
    </w:p>
    <w:p w:rsidR="000E58F2" w:rsidRDefault="000E58F2" w:rsidP="00F415B7">
      <w:pPr>
        <w:spacing w:after="0"/>
        <w:ind w:left="1440" w:firstLine="2160"/>
        <w:jc w:val="both"/>
        <w:rPr>
          <w:rFonts w:ascii="Arial" w:eastAsia="Times New Roman" w:hAnsi="Arial" w:cs="Arial"/>
          <w:bCs/>
          <w:sz w:val="24"/>
          <w:szCs w:val="24"/>
        </w:rPr>
      </w:pPr>
      <w:ins w:id="25" w:author="CPADRINO" w:date="2017-08-18T10:53:00Z">
        <w:r>
          <w:rPr>
            <w:rFonts w:ascii="Arial" w:eastAsia="Times New Roman" w:hAnsi="Arial" w:cs="Arial"/>
            <w:bCs/>
            <w:sz w:val="24"/>
            <w:szCs w:val="24"/>
          </w:rPr>
          <w:t>(f)  All above payments shall not be credited towards any other obligation of Ground Lessee hereunder.</w:t>
        </w:r>
      </w:ins>
    </w:p>
    <w:p w:rsidR="00F415B7" w:rsidRPr="00F35252" w:rsidRDefault="000E58F2" w:rsidP="00F415B7">
      <w:pPr>
        <w:spacing w:after="0"/>
        <w:ind w:left="1440" w:firstLine="2160"/>
        <w:jc w:val="both"/>
        <w:rPr>
          <w:rFonts w:ascii="Arial" w:eastAsia="Times New Roman" w:hAnsi="Arial" w:cs="Arial"/>
          <w:bCs/>
          <w:sz w:val="24"/>
          <w:szCs w:val="24"/>
        </w:rPr>
      </w:pPr>
      <w:ins w:id="26" w:author="CPADRINO" w:date="2017-08-18T10:53:00Z">
        <w:r>
          <w:rPr>
            <w:rFonts w:ascii="Arial" w:eastAsia="Times New Roman" w:hAnsi="Arial" w:cs="Arial"/>
            <w:bCs/>
            <w:sz w:val="24"/>
            <w:szCs w:val="24"/>
          </w:rPr>
          <w:t xml:space="preserve"> </w:t>
        </w:r>
      </w:ins>
      <w:ins w:id="27" w:author="CPADRINO" w:date="2017-08-18T10:51:00Z">
        <w:r>
          <w:rPr>
            <w:rFonts w:ascii="Arial" w:eastAsia="Times New Roman" w:hAnsi="Arial" w:cs="Arial"/>
            <w:bCs/>
            <w:sz w:val="24"/>
            <w:szCs w:val="24"/>
          </w:rPr>
          <w:t xml:space="preserve">  </w:t>
        </w:r>
      </w:ins>
      <w:ins w:id="28" w:author="CPADRINO" w:date="2017-08-18T10:46:00Z">
        <w:r w:rsidR="00F415B7">
          <w:rPr>
            <w:rFonts w:ascii="Arial" w:eastAsia="Times New Roman" w:hAnsi="Arial" w:cs="Arial"/>
            <w:bCs/>
            <w:sz w:val="24"/>
            <w:szCs w:val="24"/>
          </w:rPr>
          <w:t xml:space="preserve"> </w:t>
        </w:r>
      </w:ins>
      <w:ins w:id="29" w:author="CPADRINO" w:date="2017-08-18T10:44:00Z">
        <w:r w:rsidR="00F415B7">
          <w:rPr>
            <w:rFonts w:ascii="Arial" w:eastAsia="Times New Roman" w:hAnsi="Arial" w:cs="Arial"/>
            <w:bCs/>
            <w:sz w:val="24"/>
            <w:szCs w:val="24"/>
          </w:rPr>
          <w:t xml:space="preserve"> </w:t>
        </w:r>
      </w:ins>
    </w:p>
    <w:p w:rsidR="00F35252" w:rsidRPr="00F35252"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2.2</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Second Deposit</w:t>
      </w:r>
      <w:r w:rsidRPr="00F35252">
        <w:rPr>
          <w:rFonts w:ascii="Arial" w:eastAsia="Times New Roman" w:hAnsi="Arial" w:cs="Arial"/>
          <w:bCs/>
          <w:sz w:val="24"/>
          <w:szCs w:val="24"/>
        </w:rPr>
        <w:t>. At the Closing</w:t>
      </w:r>
      <w:ins w:id="30" w:author="CPADRINO" w:date="2017-08-18T10:55:00Z">
        <w:r w:rsidR="000E58F2">
          <w:rPr>
            <w:rFonts w:ascii="Arial" w:eastAsia="Times New Roman" w:hAnsi="Arial" w:cs="Arial"/>
            <w:bCs/>
            <w:sz w:val="24"/>
            <w:szCs w:val="24"/>
          </w:rPr>
          <w:t xml:space="preserve"> and execution of the Ground Lease</w:t>
        </w:r>
      </w:ins>
      <w:r w:rsidRPr="00F35252">
        <w:rPr>
          <w:rFonts w:ascii="Arial" w:eastAsia="Times New Roman" w:hAnsi="Arial" w:cs="Arial"/>
          <w:bCs/>
          <w:sz w:val="24"/>
          <w:szCs w:val="24"/>
        </w:rPr>
        <w:t xml:space="preserve">, Ground Lessee shall increase the Deposit with the Escrow Agent to $500,000.00 to remain in escrow until the issuance of a building permit for the Intended Development by the City of South Miami. </w:t>
      </w:r>
      <w:del w:id="31" w:author="CPADRINO" w:date="2017-08-18T10:55:00Z">
        <w:r w:rsidRPr="00F35252" w:rsidDel="000E58F2">
          <w:rPr>
            <w:rFonts w:ascii="Arial" w:eastAsia="Times New Roman" w:hAnsi="Arial" w:cs="Arial"/>
            <w:bCs/>
            <w:sz w:val="24"/>
            <w:szCs w:val="24"/>
          </w:rPr>
          <w:delText>However,</w:delText>
        </w:r>
      </w:del>
      <w:ins w:id="32" w:author="Ana L. Zelaya" w:date="2017-08-18T14:16:00Z">
        <w:r w:rsidR="00B72C91">
          <w:rPr>
            <w:rFonts w:ascii="Arial" w:eastAsia="Times New Roman" w:hAnsi="Arial" w:cs="Arial"/>
            <w:bCs/>
            <w:sz w:val="24"/>
            <w:szCs w:val="24"/>
          </w:rPr>
          <w:t xml:space="preserve"> Further upon Lease signing </w:t>
        </w:r>
      </w:ins>
      <w:ins w:id="33" w:author="G Frank Quesada" w:date="2017-08-18T14:43:00Z">
        <w:r w:rsidR="0017420C">
          <w:rPr>
            <w:rFonts w:ascii="Arial" w:eastAsia="Times New Roman" w:hAnsi="Arial" w:cs="Arial"/>
            <w:bCs/>
            <w:sz w:val="24"/>
            <w:szCs w:val="24"/>
          </w:rPr>
          <w:t>Ground</w:t>
        </w:r>
      </w:ins>
      <w:ins w:id="34" w:author="Ana L. Zelaya" w:date="2017-08-18T14:16:00Z">
        <w:r w:rsidR="00B72C91">
          <w:rPr>
            <w:rFonts w:ascii="Arial" w:eastAsia="Times New Roman" w:hAnsi="Arial" w:cs="Arial"/>
            <w:bCs/>
            <w:sz w:val="24"/>
            <w:szCs w:val="24"/>
          </w:rPr>
          <w:t xml:space="preserve"> Lessee shall take over control and management of the </w:t>
        </w:r>
      </w:ins>
      <w:ins w:id="35" w:author="Ana L. Zelaya" w:date="2017-08-18T14:17:00Z">
        <w:r w:rsidR="00B72C91">
          <w:rPr>
            <w:rFonts w:ascii="Arial" w:eastAsia="Times New Roman" w:hAnsi="Arial" w:cs="Arial"/>
            <w:bCs/>
            <w:sz w:val="24"/>
            <w:szCs w:val="24"/>
          </w:rPr>
          <w:t>Land and the Improvements</w:t>
        </w:r>
      </w:ins>
      <w:ins w:id="36" w:author="Ana L. Zelaya" w:date="2017-08-18T14:18:00Z">
        <w:r w:rsidR="00FE7B9F">
          <w:rPr>
            <w:rFonts w:ascii="Arial" w:eastAsia="Times New Roman" w:hAnsi="Arial" w:cs="Arial"/>
            <w:bCs/>
            <w:sz w:val="24"/>
            <w:szCs w:val="24"/>
          </w:rPr>
          <w:t xml:space="preserve">, which includes the right to receive all income, rents and revenue generated by the Land and Improvements.  </w:t>
        </w:r>
      </w:ins>
      <w:ins w:id="37" w:author="Ana L. Zelaya" w:date="2017-08-18T14:22:00Z">
        <w:r w:rsidR="004D6462">
          <w:rPr>
            <w:rFonts w:ascii="Arial" w:eastAsia="Times New Roman" w:hAnsi="Arial" w:cs="Arial"/>
            <w:bCs/>
            <w:sz w:val="24"/>
            <w:szCs w:val="24"/>
          </w:rPr>
          <w:t xml:space="preserve">Ground </w:t>
        </w:r>
      </w:ins>
      <w:ins w:id="38" w:author="Ana L. Zelaya" w:date="2017-08-18T14:18:00Z">
        <w:r w:rsidR="00FE7B9F">
          <w:rPr>
            <w:rFonts w:ascii="Arial" w:eastAsia="Times New Roman" w:hAnsi="Arial" w:cs="Arial"/>
            <w:bCs/>
            <w:sz w:val="24"/>
            <w:szCs w:val="24"/>
          </w:rPr>
          <w:t xml:space="preserve">Lessee shall also assume all </w:t>
        </w:r>
      </w:ins>
      <w:ins w:id="39" w:author="Ana L. Zelaya" w:date="2017-08-18T14:19:00Z">
        <w:r w:rsidR="00FE7B9F">
          <w:rPr>
            <w:rFonts w:ascii="Arial" w:eastAsia="Times New Roman" w:hAnsi="Arial" w:cs="Arial"/>
            <w:bCs/>
            <w:sz w:val="24"/>
            <w:szCs w:val="24"/>
          </w:rPr>
          <w:t xml:space="preserve">maintenance, </w:t>
        </w:r>
      </w:ins>
      <w:ins w:id="40" w:author="Ana L. Zelaya" w:date="2017-08-18T14:18:00Z">
        <w:r w:rsidR="00FE7B9F">
          <w:rPr>
            <w:rFonts w:ascii="Arial" w:eastAsia="Times New Roman" w:hAnsi="Arial" w:cs="Arial"/>
            <w:bCs/>
            <w:sz w:val="24"/>
            <w:szCs w:val="24"/>
          </w:rPr>
          <w:t xml:space="preserve">expenses, liabilities, </w:t>
        </w:r>
      </w:ins>
      <w:ins w:id="41" w:author="Ana L. Zelaya" w:date="2017-08-18T14:19:00Z">
        <w:r w:rsidR="00FE7B9F">
          <w:rPr>
            <w:rFonts w:ascii="Arial" w:eastAsia="Times New Roman" w:hAnsi="Arial" w:cs="Arial"/>
            <w:bCs/>
            <w:sz w:val="24"/>
            <w:szCs w:val="24"/>
          </w:rPr>
          <w:t>taxes and insurances in accordance with the concept</w:t>
        </w:r>
      </w:ins>
      <w:ins w:id="42" w:author="Ana L. Zelaya" w:date="2017-08-18T14:20:00Z">
        <w:r w:rsidR="00FE7B9F">
          <w:rPr>
            <w:rFonts w:ascii="Arial" w:eastAsia="Times New Roman" w:hAnsi="Arial" w:cs="Arial"/>
            <w:bCs/>
            <w:sz w:val="24"/>
            <w:szCs w:val="24"/>
          </w:rPr>
          <w:t xml:space="preserve"> of a triple net lease.</w:t>
        </w:r>
      </w:ins>
    </w:p>
    <w:p w:rsidR="00F35252" w:rsidRPr="00F35252" w:rsidDel="000E58F2" w:rsidRDefault="00F35252" w:rsidP="00F35252">
      <w:pPr>
        <w:spacing w:after="0"/>
        <w:ind w:left="1440" w:firstLine="2250"/>
        <w:jc w:val="both"/>
        <w:rPr>
          <w:del w:id="43" w:author="CPADRINO" w:date="2017-08-18T10:56:00Z"/>
          <w:rFonts w:ascii="Arial" w:eastAsia="Times New Roman" w:hAnsi="Arial" w:cs="Arial"/>
          <w:bCs/>
          <w:sz w:val="24"/>
          <w:szCs w:val="24"/>
        </w:rPr>
      </w:pP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r w:rsidRPr="00F35252">
        <w:rPr>
          <w:rFonts w:ascii="Arial" w:eastAsia="Times New Roman" w:hAnsi="Arial" w:cs="Arial"/>
          <w:bCs/>
          <w:sz w:val="24"/>
          <w:szCs w:val="24"/>
        </w:rPr>
        <w:tab/>
      </w:r>
      <w:del w:id="44" w:author="CPADRINO" w:date="2017-08-18T10:56:00Z">
        <w:r w:rsidRPr="00F35252" w:rsidDel="000E58F2">
          <w:rPr>
            <w:rFonts w:ascii="Arial" w:eastAsia="Times New Roman" w:hAnsi="Arial" w:cs="Arial"/>
            <w:bCs/>
            <w:sz w:val="24"/>
            <w:szCs w:val="24"/>
          </w:rPr>
          <w:delText>(a) If Ground Lessee has not obtained a Site Plan approval within one (1) year from date of</w:delText>
        </w:r>
        <w:r w:rsidR="00A46771" w:rsidDel="000E58F2">
          <w:rPr>
            <w:rFonts w:ascii="Arial" w:eastAsia="Times New Roman" w:hAnsi="Arial" w:cs="Arial"/>
            <w:bCs/>
            <w:sz w:val="24"/>
            <w:szCs w:val="24"/>
          </w:rPr>
          <w:delText xml:space="preserve"> this Agreement</w:delText>
        </w:r>
        <w:r w:rsidRPr="00F35252" w:rsidDel="000E58F2">
          <w:rPr>
            <w:rFonts w:ascii="Arial" w:eastAsia="Times New Roman" w:hAnsi="Arial" w:cs="Arial"/>
            <w:bCs/>
            <w:sz w:val="24"/>
            <w:szCs w:val="24"/>
          </w:rPr>
          <w:delText xml:space="preserve">, then either party may cancel the Lease and the Deposit divided equally between Ground Lessor and Ground Lessee.  </w:delText>
        </w:r>
      </w:del>
    </w:p>
    <w:p w:rsidR="00F35252" w:rsidRPr="00F35252" w:rsidRDefault="00F35252" w:rsidP="00F35252">
      <w:pPr>
        <w:spacing w:after="0"/>
        <w:ind w:left="1440" w:firstLine="2250"/>
        <w:jc w:val="both"/>
        <w:rPr>
          <w:rFonts w:ascii="Arial" w:eastAsia="Times New Roman" w:hAnsi="Arial" w:cs="Arial"/>
          <w:bCs/>
          <w:sz w:val="24"/>
          <w:szCs w:val="24"/>
        </w:rPr>
      </w:pPr>
    </w:p>
    <w:p w:rsidR="00F35252"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w:t>
      </w:r>
      <w:del w:id="45" w:author="CPADRINO" w:date="2017-08-18T10:56:00Z">
        <w:r w:rsidRPr="00F35252" w:rsidDel="000E58F2">
          <w:rPr>
            <w:rFonts w:ascii="Arial" w:eastAsia="Times New Roman" w:hAnsi="Arial" w:cs="Arial"/>
            <w:bCs/>
            <w:sz w:val="24"/>
            <w:szCs w:val="24"/>
          </w:rPr>
          <w:delText>b</w:delText>
        </w:r>
      </w:del>
      <w:ins w:id="46" w:author="CPADRINO" w:date="2017-08-18T10:56:00Z">
        <w:r w:rsidR="000E58F2">
          <w:rPr>
            <w:rFonts w:ascii="Arial" w:eastAsia="Times New Roman" w:hAnsi="Arial" w:cs="Arial"/>
            <w:bCs/>
            <w:sz w:val="24"/>
            <w:szCs w:val="24"/>
          </w:rPr>
          <w:t>a</w:t>
        </w:r>
      </w:ins>
      <w:r w:rsidRPr="00F35252">
        <w:rPr>
          <w:rFonts w:ascii="Arial" w:eastAsia="Times New Roman" w:hAnsi="Arial" w:cs="Arial"/>
          <w:bCs/>
          <w:sz w:val="24"/>
          <w:szCs w:val="24"/>
        </w:rPr>
        <w:t xml:space="preserve">) </w:t>
      </w:r>
      <w:del w:id="47" w:author="CPADRINO" w:date="2017-08-18T12:15:00Z">
        <w:r w:rsidRPr="00F35252" w:rsidDel="00CB3A15">
          <w:rPr>
            <w:rFonts w:ascii="Arial" w:eastAsia="Times New Roman" w:hAnsi="Arial" w:cs="Arial"/>
            <w:bCs/>
            <w:sz w:val="24"/>
            <w:szCs w:val="24"/>
          </w:rPr>
          <w:delText xml:space="preserve">After Site Plan approval has been obtained, </w:delText>
        </w:r>
      </w:del>
      <w:del w:id="48" w:author="CPADRINO" w:date="2017-08-18T10:57:00Z">
        <w:r w:rsidRPr="00F35252" w:rsidDel="000E58F2">
          <w:rPr>
            <w:rFonts w:ascii="Arial" w:eastAsia="Times New Roman" w:hAnsi="Arial" w:cs="Arial"/>
            <w:bCs/>
            <w:sz w:val="24"/>
            <w:szCs w:val="24"/>
          </w:rPr>
          <w:delText xml:space="preserve">if </w:delText>
        </w:r>
      </w:del>
      <w:r w:rsidRPr="00F35252">
        <w:rPr>
          <w:rFonts w:ascii="Arial" w:eastAsia="Times New Roman" w:hAnsi="Arial" w:cs="Arial"/>
          <w:bCs/>
          <w:sz w:val="24"/>
          <w:szCs w:val="24"/>
        </w:rPr>
        <w:t xml:space="preserve">Ground Lessee </w:t>
      </w:r>
      <w:r w:rsidR="00082869">
        <w:rPr>
          <w:rFonts w:ascii="Arial" w:eastAsia="Times New Roman" w:hAnsi="Arial" w:cs="Arial"/>
          <w:bCs/>
          <w:sz w:val="24"/>
          <w:szCs w:val="24"/>
        </w:rPr>
        <w:t>shall have</w:t>
      </w:r>
      <w:ins w:id="49" w:author="CPADRINO" w:date="2017-08-18T10:57:00Z">
        <w:r w:rsidR="000E58F2">
          <w:rPr>
            <w:rFonts w:ascii="Arial" w:eastAsia="Times New Roman" w:hAnsi="Arial" w:cs="Arial"/>
            <w:bCs/>
            <w:sz w:val="24"/>
            <w:szCs w:val="24"/>
          </w:rPr>
          <w:t>, unless otherwise extended herein,</w:t>
        </w:r>
      </w:ins>
      <w:r w:rsidR="00082869">
        <w:rPr>
          <w:rFonts w:ascii="Arial" w:eastAsia="Times New Roman" w:hAnsi="Arial" w:cs="Arial"/>
          <w:bCs/>
          <w:sz w:val="24"/>
          <w:szCs w:val="24"/>
        </w:rPr>
        <w:t xml:space="preserve"> six (6) months to obtain the building permit for the Intended Improvement</w:t>
      </w:r>
      <w:ins w:id="50" w:author="CPADRINO" w:date="2017-08-18T10:57:00Z">
        <w:r w:rsidR="000E58F2">
          <w:rPr>
            <w:rFonts w:ascii="Arial" w:eastAsia="Times New Roman" w:hAnsi="Arial" w:cs="Arial"/>
            <w:bCs/>
            <w:sz w:val="24"/>
            <w:szCs w:val="24"/>
          </w:rPr>
          <w:t xml:space="preserve"> (the “Permit Date”)</w:t>
        </w:r>
      </w:ins>
      <w:r w:rsidR="00082869">
        <w:rPr>
          <w:rFonts w:ascii="Arial" w:eastAsia="Times New Roman" w:hAnsi="Arial" w:cs="Arial"/>
          <w:bCs/>
          <w:sz w:val="24"/>
          <w:szCs w:val="24"/>
        </w:rPr>
        <w:t xml:space="preserve">, if not, </w:t>
      </w:r>
      <w:r w:rsidRPr="00F35252">
        <w:rPr>
          <w:rFonts w:ascii="Arial" w:eastAsia="Times New Roman" w:hAnsi="Arial" w:cs="Arial"/>
          <w:bCs/>
          <w:sz w:val="24"/>
          <w:szCs w:val="24"/>
        </w:rPr>
        <w:t xml:space="preserve">then either party has the option to cancel the Lease </w:t>
      </w:r>
      <w:r w:rsidR="00000026">
        <w:rPr>
          <w:rFonts w:ascii="Arial" w:eastAsia="Times New Roman" w:hAnsi="Arial" w:cs="Arial"/>
          <w:bCs/>
          <w:sz w:val="24"/>
          <w:szCs w:val="24"/>
        </w:rPr>
        <w:t xml:space="preserve">at which time the Lease </w:t>
      </w:r>
      <w:r w:rsidR="00000026" w:rsidRPr="00F35252">
        <w:rPr>
          <w:rFonts w:ascii="Arial" w:eastAsia="Times New Roman" w:hAnsi="Arial" w:cs="Arial"/>
          <w:bCs/>
          <w:sz w:val="24"/>
          <w:szCs w:val="24"/>
        </w:rPr>
        <w:t>would become</w:t>
      </w:r>
      <w:r w:rsidRPr="00F35252">
        <w:rPr>
          <w:rFonts w:ascii="Arial" w:eastAsia="Times New Roman" w:hAnsi="Arial" w:cs="Arial"/>
          <w:bCs/>
          <w:sz w:val="24"/>
          <w:szCs w:val="24"/>
        </w:rPr>
        <w:t xml:space="preserve"> null and void with the exception of any provisions that may survive the Lease, the Property returned to Ground Lessor and the $500,000.00 Escrow Deposit delivered to Ground Lessor.  </w:t>
      </w:r>
    </w:p>
    <w:p w:rsidR="000E58F2" w:rsidRDefault="000E58F2" w:rsidP="00F35252">
      <w:pPr>
        <w:spacing w:after="0"/>
        <w:ind w:left="1440" w:firstLine="2250"/>
        <w:jc w:val="both"/>
        <w:rPr>
          <w:rFonts w:ascii="Arial" w:eastAsia="Times New Roman" w:hAnsi="Arial" w:cs="Arial"/>
          <w:bCs/>
          <w:sz w:val="24"/>
          <w:szCs w:val="24"/>
        </w:rPr>
      </w:pPr>
    </w:p>
    <w:p w:rsidR="000E58F2" w:rsidRPr="00F35252" w:rsidRDefault="000E58F2" w:rsidP="00F35252">
      <w:pPr>
        <w:spacing w:after="0"/>
        <w:ind w:left="1440" w:firstLine="2250"/>
        <w:jc w:val="both"/>
        <w:rPr>
          <w:rFonts w:ascii="Arial" w:eastAsia="Times New Roman" w:hAnsi="Arial" w:cs="Arial"/>
          <w:bCs/>
          <w:sz w:val="24"/>
          <w:szCs w:val="24"/>
        </w:rPr>
      </w:pPr>
      <w:ins w:id="51" w:author="CPADRINO" w:date="2017-08-18T10:58:00Z">
        <w:r>
          <w:rPr>
            <w:rFonts w:ascii="Arial" w:eastAsia="Times New Roman" w:hAnsi="Arial" w:cs="Arial"/>
            <w:bCs/>
            <w:sz w:val="24"/>
            <w:szCs w:val="24"/>
          </w:rPr>
          <w:lastRenderedPageBreak/>
          <w:t xml:space="preserve">(b)  Ground Lessee may extend the Permit Date an additional 12 </w:t>
        </w:r>
      </w:ins>
      <w:ins w:id="52" w:author="CPADRINO" w:date="2017-08-18T14:53:00Z">
        <w:r w:rsidR="00BA010C">
          <w:rPr>
            <w:rFonts w:ascii="Arial" w:eastAsia="Times New Roman" w:hAnsi="Arial" w:cs="Arial"/>
            <w:bCs/>
            <w:sz w:val="24"/>
            <w:szCs w:val="24"/>
          </w:rPr>
          <w:t>one month</w:t>
        </w:r>
      </w:ins>
      <w:ins w:id="53" w:author="G Frank Quesada" w:date="2017-08-18T14:44:00Z">
        <w:r w:rsidR="0017420C">
          <w:rPr>
            <w:rFonts w:ascii="Arial" w:eastAsia="Times New Roman" w:hAnsi="Arial" w:cs="Arial"/>
            <w:bCs/>
            <w:sz w:val="24"/>
            <w:szCs w:val="24"/>
          </w:rPr>
          <w:t xml:space="preserve"> periods</w:t>
        </w:r>
      </w:ins>
      <w:ins w:id="54" w:author="CPADRINO" w:date="2017-08-18T12:15:00Z">
        <w:r w:rsidR="00CB3A15">
          <w:rPr>
            <w:rFonts w:ascii="Arial" w:eastAsia="Times New Roman" w:hAnsi="Arial" w:cs="Arial"/>
            <w:bCs/>
            <w:sz w:val="24"/>
            <w:szCs w:val="24"/>
          </w:rPr>
          <w:t xml:space="preserve">, or until the building permit is issued </w:t>
        </w:r>
      </w:ins>
      <w:ins w:id="55" w:author="CPADRINO" w:date="2017-08-18T10:58:00Z">
        <w:r>
          <w:rPr>
            <w:rFonts w:ascii="Arial" w:eastAsia="Times New Roman" w:hAnsi="Arial" w:cs="Arial"/>
            <w:bCs/>
            <w:sz w:val="24"/>
            <w:szCs w:val="24"/>
          </w:rPr>
          <w:t xml:space="preserve">by </w:t>
        </w:r>
      </w:ins>
      <w:ins w:id="56" w:author="CPADRINO" w:date="2017-08-18T10:59:00Z">
        <w:r>
          <w:rPr>
            <w:rFonts w:ascii="Arial" w:eastAsia="Times New Roman" w:hAnsi="Arial" w:cs="Arial"/>
            <w:bCs/>
            <w:sz w:val="24"/>
            <w:szCs w:val="24"/>
          </w:rPr>
          <w:t>p</w:t>
        </w:r>
      </w:ins>
      <w:ins w:id="57" w:author="CPADRINO" w:date="2017-08-18T10:58:00Z">
        <w:r>
          <w:rPr>
            <w:rFonts w:ascii="Arial" w:eastAsia="Times New Roman" w:hAnsi="Arial" w:cs="Arial"/>
            <w:bCs/>
            <w:sz w:val="24"/>
            <w:szCs w:val="24"/>
          </w:rPr>
          <w:t>aying Ground Lessor, in advance</w:t>
        </w:r>
      </w:ins>
      <w:ins w:id="58" w:author="CPADRINO" w:date="2017-08-18T12:16:00Z">
        <w:r w:rsidR="00CB3A15">
          <w:rPr>
            <w:rFonts w:ascii="Arial" w:eastAsia="Times New Roman" w:hAnsi="Arial" w:cs="Arial"/>
            <w:bCs/>
            <w:sz w:val="24"/>
            <w:szCs w:val="24"/>
          </w:rPr>
          <w:t>,</w:t>
        </w:r>
      </w:ins>
      <w:ins w:id="59" w:author="CPADRINO" w:date="2017-08-18T10:58:00Z">
        <w:r>
          <w:rPr>
            <w:rFonts w:ascii="Arial" w:eastAsia="Times New Roman" w:hAnsi="Arial" w:cs="Arial"/>
            <w:bCs/>
            <w:sz w:val="24"/>
            <w:szCs w:val="24"/>
          </w:rPr>
          <w:t xml:space="preserve"> monthly payments of $25,000.00</w:t>
        </w:r>
      </w:ins>
      <w:ins w:id="60" w:author="CPADRINO" w:date="2017-08-18T10:59:00Z">
        <w:r>
          <w:rPr>
            <w:rFonts w:ascii="Arial" w:eastAsia="Times New Roman" w:hAnsi="Arial" w:cs="Arial"/>
            <w:bCs/>
            <w:sz w:val="24"/>
            <w:szCs w:val="24"/>
          </w:rPr>
          <w:t xml:space="preserve"> for the first 6 months and $50,000.00 during the second 6 months. </w:t>
        </w:r>
      </w:ins>
    </w:p>
    <w:p w:rsidR="00F35252" w:rsidRPr="00F35252" w:rsidRDefault="00F35252" w:rsidP="00F35252">
      <w:pPr>
        <w:spacing w:after="0"/>
        <w:ind w:left="1440" w:firstLine="2250"/>
        <w:jc w:val="both"/>
        <w:rPr>
          <w:rFonts w:ascii="Arial" w:eastAsia="Times New Roman" w:hAnsi="Arial" w:cs="Arial"/>
          <w:bCs/>
          <w:sz w:val="24"/>
          <w:szCs w:val="24"/>
        </w:rPr>
      </w:pPr>
    </w:p>
    <w:p w:rsidR="00BC648B" w:rsidRDefault="00F35252" w:rsidP="00F35252">
      <w:pPr>
        <w:spacing w:after="0"/>
        <w:ind w:left="1440" w:firstLine="2250"/>
        <w:jc w:val="both"/>
        <w:rPr>
          <w:rFonts w:ascii="Arial" w:eastAsia="Times New Roman" w:hAnsi="Arial" w:cs="Arial"/>
          <w:bCs/>
          <w:sz w:val="24"/>
          <w:szCs w:val="24"/>
        </w:rPr>
      </w:pPr>
      <w:r w:rsidRPr="00F35252">
        <w:rPr>
          <w:rFonts w:ascii="Arial" w:eastAsia="Times New Roman" w:hAnsi="Arial" w:cs="Arial"/>
          <w:bCs/>
          <w:sz w:val="24"/>
          <w:szCs w:val="24"/>
        </w:rPr>
        <w:t xml:space="preserve">(c)  </w:t>
      </w:r>
      <w:ins w:id="61" w:author="CPADRINO" w:date="2017-08-18T11:00:00Z">
        <w:r w:rsidR="00BC648B">
          <w:rPr>
            <w:rFonts w:ascii="Arial" w:eastAsia="Times New Roman" w:hAnsi="Arial" w:cs="Arial"/>
            <w:bCs/>
            <w:sz w:val="24"/>
            <w:szCs w:val="24"/>
          </w:rPr>
          <w:t xml:space="preserve"> All such extension fees shall not be credited </w:t>
        </w:r>
      </w:ins>
      <w:ins w:id="62" w:author="CPADRINO" w:date="2017-08-18T12:16:00Z">
        <w:r w:rsidR="00CB3A15">
          <w:rPr>
            <w:rFonts w:ascii="Arial" w:eastAsia="Times New Roman" w:hAnsi="Arial" w:cs="Arial"/>
            <w:bCs/>
            <w:sz w:val="24"/>
            <w:szCs w:val="24"/>
          </w:rPr>
          <w:t>toward any other obligations of Ground Lessee hereunder</w:t>
        </w:r>
      </w:ins>
      <w:ins w:id="63" w:author="CPADRINO" w:date="2017-08-18T11:00:00Z">
        <w:r w:rsidR="00BC648B">
          <w:rPr>
            <w:rFonts w:ascii="Arial" w:eastAsia="Times New Roman" w:hAnsi="Arial" w:cs="Arial"/>
            <w:bCs/>
            <w:sz w:val="24"/>
            <w:szCs w:val="24"/>
          </w:rPr>
          <w:t>.</w:t>
        </w:r>
      </w:ins>
    </w:p>
    <w:p w:rsidR="00CB3A15" w:rsidRDefault="00CB3A15" w:rsidP="00F35252">
      <w:pPr>
        <w:spacing w:after="0"/>
        <w:ind w:left="1440" w:firstLine="2250"/>
        <w:jc w:val="both"/>
        <w:rPr>
          <w:ins w:id="64" w:author="CPADRINO" w:date="2017-08-18T11:00:00Z"/>
          <w:rFonts w:ascii="Arial" w:eastAsia="Times New Roman" w:hAnsi="Arial" w:cs="Arial"/>
          <w:bCs/>
          <w:sz w:val="24"/>
          <w:szCs w:val="24"/>
        </w:rPr>
      </w:pPr>
    </w:p>
    <w:p w:rsidR="00F35252" w:rsidRPr="00F35252" w:rsidRDefault="00BC648B" w:rsidP="00F35252">
      <w:pPr>
        <w:spacing w:after="0"/>
        <w:ind w:left="1440" w:firstLine="2250"/>
        <w:jc w:val="both"/>
        <w:rPr>
          <w:rFonts w:ascii="Arial" w:eastAsia="Times New Roman" w:hAnsi="Arial" w:cs="Arial"/>
          <w:bCs/>
          <w:sz w:val="24"/>
          <w:szCs w:val="24"/>
        </w:rPr>
      </w:pPr>
      <w:ins w:id="65" w:author="CPADRINO" w:date="2017-08-18T11:01:00Z">
        <w:r>
          <w:rPr>
            <w:rFonts w:ascii="Arial" w:eastAsia="Times New Roman" w:hAnsi="Arial" w:cs="Arial"/>
            <w:bCs/>
            <w:sz w:val="24"/>
            <w:szCs w:val="24"/>
          </w:rPr>
          <w:t xml:space="preserve">(d)  </w:t>
        </w:r>
      </w:ins>
      <w:r w:rsidR="00F35252" w:rsidRPr="00F35252">
        <w:rPr>
          <w:rFonts w:ascii="Arial" w:eastAsia="Times New Roman" w:hAnsi="Arial" w:cs="Arial"/>
          <w:bCs/>
          <w:sz w:val="24"/>
          <w:szCs w:val="24"/>
        </w:rPr>
        <w:t xml:space="preserve">In the event of any cancellation of the Ground Lease, the same shall be null and void, except for any provisions that may survive the Lease; and, Ground Lessee shall immediately return the control and operation of the Property to Ground Lessor. </w:t>
      </w:r>
    </w:p>
    <w:p w:rsidR="00F35252" w:rsidRPr="00F35252" w:rsidRDefault="00F35252" w:rsidP="00F35252">
      <w:pPr>
        <w:spacing w:after="0"/>
        <w:ind w:firstLine="2880"/>
        <w:jc w:val="both"/>
        <w:rPr>
          <w:rFonts w:ascii="Arial" w:eastAsia="Times New Roman" w:hAnsi="Arial" w:cs="Arial"/>
          <w:bCs/>
          <w:sz w:val="24"/>
          <w:szCs w:val="24"/>
        </w:rPr>
      </w:pPr>
    </w:p>
    <w:p w:rsidR="00D82D0E" w:rsidRDefault="00F35252" w:rsidP="00F35252">
      <w:pPr>
        <w:spacing w:after="0"/>
        <w:ind w:firstLine="2880"/>
        <w:jc w:val="both"/>
        <w:rPr>
          <w:rFonts w:ascii="Arial" w:eastAsia="Times New Roman" w:hAnsi="Arial" w:cs="Arial"/>
          <w:bCs/>
          <w:sz w:val="24"/>
          <w:szCs w:val="24"/>
        </w:rPr>
      </w:pPr>
      <w:r w:rsidRPr="00F35252">
        <w:rPr>
          <w:rFonts w:ascii="Arial" w:eastAsia="Times New Roman" w:hAnsi="Arial" w:cs="Arial"/>
          <w:bCs/>
          <w:sz w:val="24"/>
          <w:szCs w:val="24"/>
        </w:rPr>
        <w:t>2.3</w:t>
      </w:r>
      <w:r w:rsidRPr="00F35252">
        <w:rPr>
          <w:rFonts w:ascii="Arial" w:eastAsia="Times New Roman" w:hAnsi="Arial" w:cs="Arial"/>
          <w:bCs/>
          <w:sz w:val="24"/>
          <w:szCs w:val="24"/>
        </w:rPr>
        <w:tab/>
      </w:r>
      <w:r w:rsidRPr="00F35252">
        <w:rPr>
          <w:rFonts w:ascii="Arial" w:eastAsia="Times New Roman" w:hAnsi="Arial" w:cs="Arial"/>
          <w:bCs/>
          <w:sz w:val="24"/>
          <w:szCs w:val="24"/>
          <w:u w:val="single"/>
        </w:rPr>
        <w:t>Third Deposit</w:t>
      </w:r>
      <w:r w:rsidRPr="00F35252">
        <w:rPr>
          <w:rFonts w:ascii="Arial" w:eastAsia="Times New Roman" w:hAnsi="Arial" w:cs="Arial"/>
          <w:bCs/>
          <w:sz w:val="24"/>
          <w:szCs w:val="24"/>
        </w:rPr>
        <w:t xml:space="preserve">. Upon the issuance of a building permit, and prior to Ground Lessee starting any work, or demolition, in the Property, Ground Lessee shall increase the Escrow Deposit to $2,000,000.00. Said Escrow Deposit shall remain in escrow until </w:t>
      </w:r>
      <w:ins w:id="66" w:author="Ana L. Zelaya" w:date="2017-08-18T14:20:00Z">
        <w:r w:rsidR="004D6462">
          <w:rPr>
            <w:rFonts w:ascii="Arial" w:eastAsia="Times New Roman" w:hAnsi="Arial" w:cs="Arial"/>
            <w:bCs/>
            <w:sz w:val="24"/>
            <w:szCs w:val="24"/>
          </w:rPr>
          <w:t xml:space="preserve">the following conditions have been met or satisfied: (A) </w:t>
        </w:r>
      </w:ins>
      <w:r w:rsidRPr="00F35252">
        <w:rPr>
          <w:rFonts w:ascii="Arial" w:eastAsia="Times New Roman" w:hAnsi="Arial" w:cs="Arial"/>
          <w:bCs/>
          <w:sz w:val="24"/>
          <w:szCs w:val="24"/>
        </w:rPr>
        <w:t xml:space="preserve">six (6) months </w:t>
      </w:r>
      <w:ins w:id="67" w:author="G Frank Quesada" w:date="2017-08-18T14:44:00Z">
        <w:r w:rsidR="0017420C">
          <w:rPr>
            <w:rFonts w:ascii="Arial" w:eastAsia="Times New Roman" w:hAnsi="Arial" w:cs="Arial"/>
            <w:bCs/>
            <w:sz w:val="24"/>
            <w:szCs w:val="24"/>
          </w:rPr>
          <w:t xml:space="preserve">have elapsed </w:t>
        </w:r>
      </w:ins>
      <w:r w:rsidRPr="00F35252">
        <w:rPr>
          <w:rFonts w:ascii="Arial" w:eastAsia="Times New Roman" w:hAnsi="Arial" w:cs="Arial"/>
          <w:bCs/>
          <w:sz w:val="24"/>
          <w:szCs w:val="24"/>
        </w:rPr>
        <w:t xml:space="preserve">after the </w:t>
      </w:r>
      <w:r w:rsidR="00000026" w:rsidRPr="00F35252">
        <w:rPr>
          <w:rFonts w:ascii="Arial" w:eastAsia="Times New Roman" w:hAnsi="Arial" w:cs="Arial"/>
          <w:bCs/>
          <w:sz w:val="24"/>
          <w:szCs w:val="24"/>
        </w:rPr>
        <w:t>Temporary Certificate</w:t>
      </w:r>
      <w:r w:rsidRPr="00F35252">
        <w:rPr>
          <w:rFonts w:ascii="Arial" w:eastAsia="Times New Roman" w:hAnsi="Arial" w:cs="Arial"/>
          <w:bCs/>
          <w:sz w:val="24"/>
          <w:szCs w:val="24"/>
        </w:rPr>
        <w:t xml:space="preserve"> of Completion/Occupancy has been issued by the City of South Miami</w:t>
      </w:r>
      <w:ins w:id="68" w:author="CPADRINO" w:date="2017-08-18T14:54:00Z">
        <w:r w:rsidR="00BA010C">
          <w:rPr>
            <w:rFonts w:ascii="Arial" w:eastAsia="Times New Roman" w:hAnsi="Arial" w:cs="Arial"/>
            <w:bCs/>
            <w:sz w:val="24"/>
            <w:szCs w:val="24"/>
          </w:rPr>
          <w:t>;</w:t>
        </w:r>
      </w:ins>
      <w:r w:rsidRPr="00F35252">
        <w:rPr>
          <w:rFonts w:ascii="Arial" w:eastAsia="Times New Roman" w:hAnsi="Arial" w:cs="Arial"/>
          <w:bCs/>
          <w:sz w:val="24"/>
          <w:szCs w:val="24"/>
        </w:rPr>
        <w:t xml:space="preserve"> </w:t>
      </w:r>
      <w:r w:rsidR="00A46771">
        <w:rPr>
          <w:rFonts w:ascii="Arial" w:eastAsia="Times New Roman" w:hAnsi="Arial" w:cs="Arial"/>
          <w:bCs/>
          <w:sz w:val="24"/>
          <w:szCs w:val="24"/>
        </w:rPr>
        <w:t>and</w:t>
      </w:r>
      <w:ins w:id="69" w:author="CPADRINO" w:date="2017-08-18T14:54:00Z">
        <w:r w:rsidR="00BA010C">
          <w:rPr>
            <w:rFonts w:ascii="Arial" w:eastAsia="Times New Roman" w:hAnsi="Arial" w:cs="Arial"/>
            <w:bCs/>
            <w:sz w:val="24"/>
            <w:szCs w:val="24"/>
          </w:rPr>
          <w:t>,</w:t>
        </w:r>
      </w:ins>
      <w:r w:rsidR="00A46771">
        <w:rPr>
          <w:rFonts w:ascii="Arial" w:eastAsia="Times New Roman" w:hAnsi="Arial" w:cs="Arial"/>
          <w:bCs/>
          <w:sz w:val="24"/>
          <w:szCs w:val="24"/>
        </w:rPr>
        <w:t xml:space="preserve"> </w:t>
      </w:r>
      <w:ins w:id="70" w:author="Ana L. Zelaya" w:date="2017-08-18T14:21:00Z">
        <w:r w:rsidR="004D6462">
          <w:rPr>
            <w:rFonts w:ascii="Arial" w:eastAsia="Times New Roman" w:hAnsi="Arial" w:cs="Arial"/>
            <w:bCs/>
            <w:sz w:val="24"/>
            <w:szCs w:val="24"/>
          </w:rPr>
          <w:t xml:space="preserve">(B) </w:t>
        </w:r>
      </w:ins>
      <w:r w:rsidR="00A46771">
        <w:rPr>
          <w:rFonts w:ascii="Arial" w:eastAsia="Times New Roman" w:hAnsi="Arial" w:cs="Arial"/>
          <w:bCs/>
          <w:sz w:val="24"/>
          <w:szCs w:val="24"/>
        </w:rPr>
        <w:t xml:space="preserve">Ground Lessee has achieved the following </w:t>
      </w:r>
      <w:proofErr w:type="spellStart"/>
      <w:r w:rsidR="00A46771">
        <w:rPr>
          <w:rFonts w:ascii="Arial" w:eastAsia="Times New Roman" w:hAnsi="Arial" w:cs="Arial"/>
          <w:bCs/>
          <w:sz w:val="24"/>
          <w:szCs w:val="24"/>
        </w:rPr>
        <w:t>bonafide</w:t>
      </w:r>
      <w:proofErr w:type="spellEnd"/>
      <w:r w:rsidR="00A46771">
        <w:rPr>
          <w:rFonts w:ascii="Arial" w:eastAsia="Times New Roman" w:hAnsi="Arial" w:cs="Arial"/>
          <w:bCs/>
          <w:sz w:val="24"/>
          <w:szCs w:val="24"/>
        </w:rPr>
        <w:t xml:space="preserve"> tenants</w:t>
      </w:r>
      <w:r w:rsidR="00082869">
        <w:rPr>
          <w:rFonts w:ascii="Arial" w:eastAsia="Times New Roman" w:hAnsi="Arial" w:cs="Arial"/>
          <w:bCs/>
          <w:sz w:val="24"/>
          <w:szCs w:val="24"/>
        </w:rPr>
        <w:t>’</w:t>
      </w:r>
      <w:r w:rsidR="00A46771">
        <w:rPr>
          <w:rFonts w:ascii="Arial" w:eastAsia="Times New Roman" w:hAnsi="Arial" w:cs="Arial"/>
          <w:bCs/>
          <w:sz w:val="24"/>
          <w:szCs w:val="24"/>
        </w:rPr>
        <w:t xml:space="preserve"> occupancy rates:</w:t>
      </w:r>
    </w:p>
    <w:p w:rsidR="00D87421" w:rsidRDefault="00D87421" w:rsidP="00D87421">
      <w:pPr>
        <w:spacing w:after="0"/>
        <w:jc w:val="both"/>
        <w:rPr>
          <w:rFonts w:ascii="Arial" w:eastAsia="Times New Roman" w:hAnsi="Arial" w:cs="Arial"/>
          <w:bCs/>
          <w:sz w:val="24"/>
          <w:szCs w:val="24"/>
        </w:rPr>
      </w:pPr>
    </w:p>
    <w:p w:rsidR="00D87421" w:rsidRDefault="00D82D0E"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(i) </w:t>
      </w:r>
      <w:r w:rsidR="00D87421">
        <w:rPr>
          <w:rFonts w:ascii="Arial" w:eastAsia="Times New Roman" w:hAnsi="Arial" w:cs="Arial"/>
          <w:bCs/>
          <w:sz w:val="24"/>
          <w:szCs w:val="24"/>
        </w:rPr>
        <w:t xml:space="preserve">60% </w:t>
      </w:r>
      <w:r w:rsidR="00E56CB6">
        <w:rPr>
          <w:rFonts w:ascii="Arial" w:eastAsia="Times New Roman" w:hAnsi="Arial" w:cs="Arial"/>
          <w:bCs/>
          <w:sz w:val="24"/>
          <w:szCs w:val="24"/>
        </w:rPr>
        <w:t xml:space="preserve">occupancy </w:t>
      </w:r>
      <w:r w:rsidR="00082869">
        <w:rPr>
          <w:rFonts w:ascii="Arial" w:eastAsia="Times New Roman" w:hAnsi="Arial" w:cs="Arial"/>
          <w:bCs/>
          <w:sz w:val="24"/>
          <w:szCs w:val="24"/>
        </w:rPr>
        <w:t>- $ 1,000,000</w:t>
      </w:r>
      <w:r w:rsidR="00D87421">
        <w:rPr>
          <w:rFonts w:ascii="Arial" w:eastAsia="Times New Roman" w:hAnsi="Arial" w:cs="Arial"/>
          <w:bCs/>
          <w:sz w:val="24"/>
          <w:szCs w:val="24"/>
        </w:rPr>
        <w:t>.00 released</w:t>
      </w:r>
      <w:r w:rsidR="00E56CB6">
        <w:rPr>
          <w:rFonts w:ascii="Arial" w:eastAsia="Times New Roman" w:hAnsi="Arial" w:cs="Arial"/>
          <w:bCs/>
          <w:sz w:val="24"/>
          <w:szCs w:val="24"/>
        </w:rPr>
        <w:t xml:space="preserve"> to Ground Lessee</w:t>
      </w:r>
      <w:r w:rsidR="00D87421">
        <w:rPr>
          <w:rFonts w:ascii="Arial" w:eastAsia="Times New Roman" w:hAnsi="Arial" w:cs="Arial"/>
          <w:bCs/>
          <w:sz w:val="24"/>
          <w:szCs w:val="24"/>
        </w:rPr>
        <w:t xml:space="preserve">. </w:t>
      </w:r>
    </w:p>
    <w:p w:rsidR="00D87421" w:rsidRDefault="00D87421" w:rsidP="00D87421">
      <w:pPr>
        <w:spacing w:after="0"/>
        <w:ind w:left="2160" w:firstLine="720"/>
        <w:jc w:val="both"/>
        <w:rPr>
          <w:rFonts w:ascii="Arial" w:eastAsia="Times New Roman" w:hAnsi="Arial" w:cs="Arial"/>
          <w:bCs/>
          <w:sz w:val="24"/>
          <w:szCs w:val="24"/>
        </w:rPr>
      </w:pPr>
      <w:r>
        <w:rPr>
          <w:rFonts w:ascii="Arial" w:eastAsia="Times New Roman" w:hAnsi="Arial" w:cs="Arial"/>
          <w:bCs/>
          <w:sz w:val="24"/>
          <w:szCs w:val="24"/>
        </w:rPr>
        <w:t xml:space="preserve">                                                                                                  </w:t>
      </w:r>
    </w:p>
    <w:p w:rsidR="00D87421" w:rsidRDefault="00D87421" w:rsidP="00F35252">
      <w:pPr>
        <w:spacing w:after="0"/>
        <w:ind w:firstLine="2880"/>
        <w:jc w:val="both"/>
        <w:rPr>
          <w:rFonts w:ascii="Arial" w:eastAsia="Times New Roman" w:hAnsi="Arial" w:cs="Arial"/>
          <w:bCs/>
          <w:sz w:val="24"/>
          <w:szCs w:val="24"/>
        </w:rPr>
      </w:pPr>
      <w:r>
        <w:rPr>
          <w:rFonts w:ascii="Arial" w:eastAsia="Times New Roman" w:hAnsi="Arial" w:cs="Arial"/>
          <w:bCs/>
          <w:sz w:val="24"/>
          <w:szCs w:val="24"/>
        </w:rPr>
        <w:t xml:space="preserve">(ii) 85% </w:t>
      </w:r>
      <w:r w:rsidR="00E56CB6">
        <w:rPr>
          <w:rFonts w:ascii="Arial" w:eastAsia="Times New Roman" w:hAnsi="Arial" w:cs="Arial"/>
          <w:bCs/>
          <w:sz w:val="24"/>
          <w:szCs w:val="24"/>
        </w:rPr>
        <w:t xml:space="preserve">occupancy </w:t>
      </w:r>
      <w:r>
        <w:rPr>
          <w:rFonts w:ascii="Arial" w:eastAsia="Times New Roman" w:hAnsi="Arial" w:cs="Arial"/>
          <w:bCs/>
          <w:sz w:val="24"/>
          <w:szCs w:val="24"/>
        </w:rPr>
        <w:t>– balance of escrow released.</w:t>
      </w:r>
    </w:p>
    <w:p w:rsidR="00BC648B" w:rsidRDefault="00BC648B" w:rsidP="00F35252">
      <w:pPr>
        <w:spacing w:after="0"/>
        <w:ind w:firstLine="2880"/>
        <w:jc w:val="both"/>
        <w:rPr>
          <w:rFonts w:ascii="Arial" w:eastAsia="Times New Roman" w:hAnsi="Arial" w:cs="Arial"/>
          <w:bCs/>
          <w:sz w:val="24"/>
          <w:szCs w:val="24"/>
        </w:rPr>
      </w:pPr>
    </w:p>
    <w:p w:rsidR="00BC648B" w:rsidRDefault="00BC648B" w:rsidP="00BC648B">
      <w:pPr>
        <w:spacing w:after="0"/>
        <w:ind w:left="2160" w:firstLine="720"/>
        <w:jc w:val="both"/>
        <w:rPr>
          <w:rFonts w:ascii="Arial" w:eastAsia="Times New Roman" w:hAnsi="Arial" w:cs="Arial"/>
          <w:bCs/>
          <w:sz w:val="24"/>
          <w:szCs w:val="24"/>
        </w:rPr>
      </w:pPr>
      <w:ins w:id="71" w:author="CPADRINO" w:date="2017-08-18T11:02:00Z">
        <w:r>
          <w:rPr>
            <w:rFonts w:ascii="Arial" w:eastAsia="Times New Roman" w:hAnsi="Arial" w:cs="Arial"/>
            <w:bCs/>
            <w:sz w:val="24"/>
            <w:szCs w:val="24"/>
          </w:rPr>
          <w:t xml:space="preserve">(iii) However, if Ground Lessee has in place a construction loan </w:t>
        </w:r>
      </w:ins>
      <w:ins w:id="72" w:author="CPADRINO" w:date="2017-08-18T11:07:00Z">
        <w:r>
          <w:rPr>
            <w:rFonts w:ascii="Arial" w:eastAsia="Times New Roman" w:hAnsi="Arial" w:cs="Arial"/>
            <w:bCs/>
            <w:sz w:val="24"/>
            <w:szCs w:val="24"/>
          </w:rPr>
          <w:t xml:space="preserve">from a </w:t>
        </w:r>
      </w:ins>
      <w:ins w:id="73" w:author="CPADRINO" w:date="2017-08-18T12:17:00Z">
        <w:r w:rsidR="00CB3A15">
          <w:rPr>
            <w:rFonts w:ascii="Arial" w:eastAsia="Times New Roman" w:hAnsi="Arial" w:cs="Arial"/>
            <w:bCs/>
            <w:sz w:val="24"/>
            <w:szCs w:val="24"/>
          </w:rPr>
          <w:t xml:space="preserve">federal or state </w:t>
        </w:r>
      </w:ins>
      <w:ins w:id="74" w:author="CPADRINO" w:date="2017-08-18T11:07:00Z">
        <w:r>
          <w:rPr>
            <w:rFonts w:ascii="Arial" w:eastAsia="Times New Roman" w:hAnsi="Arial" w:cs="Arial"/>
            <w:bCs/>
            <w:sz w:val="24"/>
            <w:szCs w:val="24"/>
          </w:rPr>
          <w:t xml:space="preserve">regulated financial institution that has executed and recorded a Non-Disturbance, </w:t>
        </w:r>
      </w:ins>
      <w:ins w:id="75" w:author="CPADRINO" w:date="2017-08-18T11:37:00Z">
        <w:r w:rsidR="00671E1C">
          <w:rPr>
            <w:rFonts w:ascii="Arial" w:eastAsia="Times New Roman" w:hAnsi="Arial" w:cs="Arial"/>
            <w:bCs/>
            <w:sz w:val="24"/>
            <w:szCs w:val="24"/>
          </w:rPr>
          <w:t>Attorn</w:t>
        </w:r>
      </w:ins>
      <w:ins w:id="76" w:author="CPADRINO" w:date="2017-08-18T11:38:00Z">
        <w:r w:rsidR="00671E1C">
          <w:rPr>
            <w:rFonts w:ascii="Arial" w:eastAsia="Times New Roman" w:hAnsi="Arial" w:cs="Arial"/>
            <w:bCs/>
            <w:sz w:val="24"/>
            <w:szCs w:val="24"/>
          </w:rPr>
          <w:t xml:space="preserve">ment </w:t>
        </w:r>
      </w:ins>
      <w:ins w:id="77" w:author="CPADRINO" w:date="2017-08-18T11:07:00Z">
        <w:r>
          <w:rPr>
            <w:rFonts w:ascii="Arial" w:eastAsia="Times New Roman" w:hAnsi="Arial" w:cs="Arial"/>
            <w:bCs/>
            <w:sz w:val="24"/>
            <w:szCs w:val="24"/>
          </w:rPr>
          <w:t>and Recognition Agreement acceptable to Ground Lessor</w:t>
        </w:r>
      </w:ins>
      <w:ins w:id="78" w:author="CPADRINO" w:date="2017-08-18T12:17:00Z">
        <w:r w:rsidR="00CB3A15">
          <w:rPr>
            <w:rFonts w:ascii="Arial" w:eastAsia="Times New Roman" w:hAnsi="Arial" w:cs="Arial"/>
            <w:bCs/>
            <w:sz w:val="24"/>
            <w:szCs w:val="24"/>
          </w:rPr>
          <w:t>, condition</w:t>
        </w:r>
      </w:ins>
      <w:ins w:id="79" w:author="Ana L. Zelaya" w:date="2017-08-18T14:21:00Z">
        <w:r w:rsidR="004D6462">
          <w:rPr>
            <w:rFonts w:ascii="Arial" w:eastAsia="Times New Roman" w:hAnsi="Arial" w:cs="Arial"/>
            <w:bCs/>
            <w:sz w:val="24"/>
            <w:szCs w:val="24"/>
          </w:rPr>
          <w:t xml:space="preserve"> (B) </w:t>
        </w:r>
      </w:ins>
      <w:ins w:id="80" w:author="CPADRINO" w:date="2017-08-18T14:55:00Z">
        <w:r w:rsidR="00BA010C">
          <w:rPr>
            <w:rFonts w:ascii="Arial" w:eastAsia="Times New Roman" w:hAnsi="Arial" w:cs="Arial"/>
            <w:bCs/>
            <w:sz w:val="24"/>
            <w:szCs w:val="24"/>
          </w:rPr>
          <w:t>(</w:t>
        </w:r>
      </w:ins>
      <w:ins w:id="81" w:author="CPADRINO" w:date="2017-08-18T12:17:00Z">
        <w:r w:rsidR="00CB3A15">
          <w:rPr>
            <w:rFonts w:ascii="Arial" w:eastAsia="Times New Roman" w:hAnsi="Arial" w:cs="Arial"/>
            <w:bCs/>
            <w:sz w:val="24"/>
            <w:szCs w:val="24"/>
          </w:rPr>
          <w:t>i) and (ii) shall be waived</w:t>
        </w:r>
      </w:ins>
      <w:ins w:id="82" w:author="CPADRINO" w:date="2017-08-18T11:07:00Z">
        <w:r>
          <w:rPr>
            <w:rFonts w:ascii="Arial" w:eastAsia="Times New Roman" w:hAnsi="Arial" w:cs="Arial"/>
            <w:bCs/>
            <w:sz w:val="24"/>
            <w:szCs w:val="24"/>
          </w:rPr>
          <w:t>.</w:t>
        </w:r>
      </w:ins>
    </w:p>
    <w:p w:rsidR="00D87421" w:rsidRDefault="00D87421" w:rsidP="00F35252">
      <w:pPr>
        <w:spacing w:after="0"/>
        <w:ind w:firstLine="2880"/>
        <w:jc w:val="both"/>
        <w:rPr>
          <w:rFonts w:ascii="Arial" w:eastAsia="Times New Roman" w:hAnsi="Arial" w:cs="Arial"/>
          <w:bCs/>
          <w:sz w:val="24"/>
          <w:szCs w:val="24"/>
        </w:rPr>
      </w:pPr>
    </w:p>
    <w:p w:rsidR="00F35252" w:rsidRPr="00F35252" w:rsidRDefault="00F35252" w:rsidP="00F35252">
      <w:pPr>
        <w:spacing w:after="0"/>
        <w:ind w:firstLine="2880"/>
        <w:jc w:val="both"/>
        <w:rPr>
          <w:rFonts w:ascii="Times New Roman" w:eastAsia="Times New Roman" w:hAnsi="Times New Roman" w:cs="Times New Roman"/>
          <w:sz w:val="24"/>
          <w:szCs w:val="24"/>
        </w:rPr>
      </w:pPr>
      <w:r w:rsidRPr="00F35252">
        <w:rPr>
          <w:rFonts w:ascii="Arial" w:eastAsia="Times New Roman" w:hAnsi="Arial" w:cs="Arial"/>
          <w:bCs/>
          <w:sz w:val="24"/>
          <w:szCs w:val="24"/>
        </w:rPr>
        <w:t xml:space="preserve">After these conditions have been met </w:t>
      </w:r>
      <w:r w:rsidR="00E56CB6">
        <w:rPr>
          <w:rFonts w:ascii="Arial" w:eastAsia="Times New Roman" w:hAnsi="Arial" w:cs="Arial"/>
          <w:bCs/>
          <w:sz w:val="24"/>
          <w:szCs w:val="24"/>
        </w:rPr>
        <w:t xml:space="preserve">and </w:t>
      </w:r>
      <w:r w:rsidRPr="00F35252">
        <w:rPr>
          <w:rFonts w:ascii="Arial" w:eastAsia="Times New Roman" w:hAnsi="Arial" w:cs="Arial"/>
          <w:bCs/>
          <w:sz w:val="24"/>
          <w:szCs w:val="24"/>
        </w:rPr>
        <w:t>the Escrow Deposit released to Ground Lessee</w:t>
      </w:r>
      <w:r w:rsidR="00E56CB6">
        <w:rPr>
          <w:rFonts w:ascii="Arial" w:eastAsia="Times New Roman" w:hAnsi="Arial" w:cs="Arial"/>
          <w:bCs/>
          <w:sz w:val="24"/>
          <w:szCs w:val="24"/>
        </w:rPr>
        <w:t>,</w:t>
      </w:r>
      <w:r w:rsidRPr="00F35252">
        <w:rPr>
          <w:rFonts w:ascii="Arial" w:eastAsia="Times New Roman" w:hAnsi="Arial" w:cs="Arial"/>
          <w:bCs/>
          <w:sz w:val="24"/>
          <w:szCs w:val="24"/>
        </w:rPr>
        <w:t xml:space="preserve"> further deposits shall not be required under the Ground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3</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Terms of Ground Lease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24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3.1.</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Term</w:t>
      </w:r>
      <w:r w:rsidR="00F35252" w:rsidRPr="00F35252">
        <w:rPr>
          <w:rFonts w:ascii="Arial" w:eastAsia="Times New Roman" w:hAnsi="Arial" w:cs="Arial"/>
          <w:sz w:val="24"/>
          <w:szCs w:val="24"/>
        </w:rPr>
        <w:t xml:space="preserve">.  The Term of the Ground Lease shall be ninety-nine (99) years from the date of the Ground Lease (Closing Date) </w:t>
      </w: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lastRenderedPageBreak/>
        <w:t>3.2</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Triple Net Lease</w:t>
      </w:r>
      <w:r w:rsidR="00F35252" w:rsidRPr="00F35252">
        <w:rPr>
          <w:rFonts w:ascii="Arial" w:eastAsia="Times New Roman" w:hAnsi="Arial" w:cs="Arial"/>
          <w:sz w:val="24"/>
          <w:szCs w:val="24"/>
        </w:rPr>
        <w:t>. During the term of the Ground Lease the rent payable shall be on a net-net-net basis, wherein all expenses, including but not limited to maintenance, insurance, utilities, government impositions, improvements and any and all expenses of the property are to be paid by the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D87421">
        <w:rPr>
          <w:rFonts w:ascii="Arial" w:eastAsia="Times New Roman" w:hAnsi="Arial" w:cs="Arial"/>
          <w:sz w:val="24"/>
          <w:szCs w:val="24"/>
        </w:rPr>
        <w:t>3.3</w:t>
      </w:r>
      <w:r w:rsidRPr="00D87421">
        <w:rPr>
          <w:rFonts w:ascii="Arial" w:eastAsia="Times New Roman" w:hAnsi="Arial" w:cs="Arial"/>
          <w:sz w:val="24"/>
          <w:szCs w:val="24"/>
        </w:rPr>
        <w:tab/>
      </w:r>
      <w:r w:rsidR="00F35252" w:rsidRPr="00F35252">
        <w:rPr>
          <w:rFonts w:ascii="Arial" w:eastAsia="Times New Roman" w:hAnsi="Arial" w:cs="Arial"/>
          <w:sz w:val="24"/>
          <w:szCs w:val="24"/>
          <w:u w:val="single"/>
        </w:rPr>
        <w:t>Rent-(</w:t>
      </w:r>
      <w:ins w:id="83" w:author="CPADRINO" w:date="2017-08-18T11:10:00Z">
        <w:r w:rsidR="00BC648B">
          <w:rPr>
            <w:rFonts w:ascii="Arial" w:eastAsia="Times New Roman" w:hAnsi="Arial" w:cs="Arial"/>
            <w:sz w:val="24"/>
            <w:szCs w:val="24"/>
            <w:u w:val="single"/>
          </w:rPr>
          <w:t>Permit</w:t>
        </w:r>
      </w:ins>
      <w:r w:rsidR="00BA010C">
        <w:rPr>
          <w:rFonts w:ascii="Arial" w:eastAsia="Times New Roman" w:hAnsi="Arial" w:cs="Arial"/>
          <w:sz w:val="24"/>
          <w:szCs w:val="24"/>
          <w:u w:val="single"/>
        </w:rPr>
        <w:t xml:space="preserve"> </w:t>
      </w:r>
      <w:r w:rsidR="00F35252" w:rsidRPr="00F35252">
        <w:rPr>
          <w:rFonts w:ascii="Arial" w:eastAsia="Times New Roman" w:hAnsi="Arial" w:cs="Arial"/>
          <w:sz w:val="24"/>
          <w:szCs w:val="24"/>
          <w:u w:val="single"/>
        </w:rPr>
        <w:t>Development and Construction Period)</w:t>
      </w:r>
      <w:r w:rsidR="00F35252" w:rsidRPr="00F35252">
        <w:rPr>
          <w:rFonts w:ascii="Arial" w:eastAsia="Times New Roman" w:hAnsi="Arial" w:cs="Arial"/>
          <w:sz w:val="24"/>
          <w:szCs w:val="24"/>
        </w:rPr>
        <w:t>.  During permitting, development and construction, the rent due, which shall commence on the Closing Date shall be $250,000.00 per annum, payable in advance in monthly installments equal to 1/12 one-twelfth (1/12) of the yearly amount. The rental rate shall increase automatically every year by two percent (2%) above the total prior year’s rent. Monthly rental payments shall be due and payable on the first day of each month.</w:t>
      </w:r>
    </w:p>
    <w:p w:rsidR="00F35252" w:rsidRPr="00F35252" w:rsidRDefault="00F35252" w:rsidP="00E56CB6">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D87421" w:rsidRPr="00E56CB6" w:rsidRDefault="00D87421" w:rsidP="00E56CB6">
      <w:pPr>
        <w:numPr>
          <w:ilvl w:val="1"/>
          <w:numId w:val="0"/>
        </w:numPr>
        <w:tabs>
          <w:tab w:val="num" w:pos="1080"/>
        </w:tabs>
        <w:spacing w:after="0"/>
        <w:ind w:firstLine="2880"/>
        <w:jc w:val="both"/>
        <w:outlineLvl w:val="1"/>
        <w:rPr>
          <w:rFonts w:ascii="Arial" w:eastAsia="Times New Roman" w:hAnsi="Arial" w:cs="Arial"/>
          <w:sz w:val="24"/>
          <w:szCs w:val="24"/>
        </w:rPr>
      </w:pPr>
      <w:r w:rsidRPr="002C7F38">
        <w:rPr>
          <w:rFonts w:ascii="Arial" w:eastAsia="Times New Roman" w:hAnsi="Arial" w:cs="Arial"/>
          <w:sz w:val="24"/>
          <w:szCs w:val="24"/>
        </w:rPr>
        <w:t>3.4</w:t>
      </w:r>
      <w:r w:rsidRPr="002C7F38">
        <w:rPr>
          <w:rFonts w:ascii="Arial" w:eastAsia="Times New Roman" w:hAnsi="Arial" w:cs="Arial"/>
          <w:sz w:val="24"/>
          <w:szCs w:val="24"/>
        </w:rPr>
        <w:tab/>
      </w:r>
      <w:r w:rsidR="002C7F38">
        <w:rPr>
          <w:rFonts w:ascii="Arial" w:eastAsia="Times New Roman" w:hAnsi="Arial" w:cs="Arial"/>
          <w:sz w:val="24"/>
          <w:szCs w:val="24"/>
          <w:u w:val="single"/>
        </w:rPr>
        <w:t>First Citizens Bank.</w:t>
      </w:r>
      <w:r w:rsidR="002C7F38">
        <w:rPr>
          <w:rFonts w:ascii="Arial" w:eastAsia="Times New Roman" w:hAnsi="Arial" w:cs="Arial"/>
          <w:sz w:val="24"/>
          <w:szCs w:val="24"/>
        </w:rPr>
        <w:t xml:space="preserve"> During the</w:t>
      </w:r>
      <w:r w:rsidR="00E56CB6">
        <w:rPr>
          <w:rFonts w:ascii="Arial" w:eastAsia="Times New Roman" w:hAnsi="Arial" w:cs="Arial"/>
          <w:sz w:val="24"/>
          <w:szCs w:val="24"/>
        </w:rPr>
        <w:t xml:space="preserve"> permitting period</w:t>
      </w:r>
      <w:r w:rsidR="002C7F38">
        <w:rPr>
          <w:rFonts w:ascii="Arial" w:eastAsia="Times New Roman" w:hAnsi="Arial" w:cs="Arial"/>
          <w:sz w:val="24"/>
          <w:szCs w:val="24"/>
        </w:rPr>
        <w:t>, in addition to all costs and expenses associated with the Property, the Ground Lessee shall also pay all mortgage payments on Ground Lessor’s existing mortgage to First Citizens Bank. S</w:t>
      </w:r>
      <w:r w:rsidR="00360110">
        <w:rPr>
          <w:rFonts w:ascii="Arial" w:eastAsia="Times New Roman" w:hAnsi="Arial" w:cs="Arial"/>
          <w:sz w:val="24"/>
          <w:szCs w:val="24"/>
        </w:rPr>
        <w:t xml:space="preserve">aid mortgage payments shall continue until the City issues the building permit for the building. </w:t>
      </w:r>
    </w:p>
    <w:p w:rsidR="00D87421" w:rsidRDefault="00D87421" w:rsidP="00F35252">
      <w:pPr>
        <w:numPr>
          <w:ilvl w:val="1"/>
          <w:numId w:val="0"/>
        </w:numPr>
        <w:tabs>
          <w:tab w:val="num" w:pos="1080"/>
        </w:tabs>
        <w:spacing w:after="0"/>
        <w:ind w:firstLine="2880"/>
        <w:jc w:val="both"/>
        <w:outlineLvl w:val="1"/>
        <w:rPr>
          <w:rFonts w:ascii="Arial" w:eastAsia="Times New Roman" w:hAnsi="Arial" w:cs="Arial"/>
          <w:sz w:val="24"/>
          <w:szCs w:val="24"/>
          <w:u w:val="single"/>
        </w:rPr>
      </w:pPr>
    </w:p>
    <w:p w:rsidR="00F35252" w:rsidRPr="00F35252" w:rsidRDefault="007A03CD"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7A03CD">
        <w:rPr>
          <w:rFonts w:ascii="Arial" w:eastAsia="Times New Roman" w:hAnsi="Arial" w:cs="Arial"/>
          <w:sz w:val="24"/>
          <w:szCs w:val="24"/>
        </w:rPr>
        <w:t>3.5</w:t>
      </w:r>
      <w:r w:rsidRPr="007A03CD">
        <w:rPr>
          <w:rFonts w:ascii="Arial" w:eastAsia="Times New Roman" w:hAnsi="Arial" w:cs="Arial"/>
          <w:sz w:val="24"/>
          <w:szCs w:val="24"/>
        </w:rPr>
        <w:tab/>
      </w:r>
      <w:r w:rsidR="00F35252" w:rsidRPr="00F35252">
        <w:rPr>
          <w:rFonts w:ascii="Arial" w:eastAsia="Times New Roman" w:hAnsi="Arial" w:cs="Arial"/>
          <w:sz w:val="24"/>
          <w:szCs w:val="24"/>
          <w:u w:val="single"/>
        </w:rPr>
        <w:t>Property Condition Prior to Development and Construction Period</w:t>
      </w:r>
      <w:r w:rsidR="00F35252" w:rsidRPr="00F35252">
        <w:rPr>
          <w:rFonts w:ascii="Arial" w:eastAsia="Times New Roman" w:hAnsi="Arial" w:cs="Arial"/>
          <w:sz w:val="24"/>
          <w:szCs w:val="24"/>
        </w:rPr>
        <w:t xml:space="preserve">. Prior to beginning the development and/or construction of the Intended Development, there is a possibility that the Ground Lease could be terminated by either party for any of the contingencies to be included in the Ground Lease, and the Property returned to Ground Lessor. Therefore: </w:t>
      </w:r>
    </w:p>
    <w:p w:rsidR="00F35252" w:rsidRPr="00F35252" w:rsidRDefault="00F35252" w:rsidP="00F35252">
      <w:pPr>
        <w:spacing w:after="0"/>
        <w:ind w:left="2880" w:firstLine="720"/>
        <w:jc w:val="both"/>
        <w:outlineLvl w:val="1"/>
        <w:rPr>
          <w:rFonts w:ascii="Arial" w:eastAsia="Times New Roman" w:hAnsi="Arial" w:cs="Arial"/>
          <w:sz w:val="24"/>
          <w:szCs w:val="24"/>
        </w:rPr>
      </w:pP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 </w:t>
      </w:r>
      <w:r w:rsidR="00F35252" w:rsidRPr="00F35252">
        <w:rPr>
          <w:rFonts w:ascii="Arial" w:eastAsia="Times New Roman" w:hAnsi="Arial" w:cs="Arial"/>
          <w:bCs/>
          <w:sz w:val="24"/>
          <w:szCs w:val="28"/>
        </w:rPr>
        <w:t xml:space="preserve">Ground Lessee shall keep, maintain and manage the Property consistent with the same quality of management, maintenance and operation as provided by the Ground Lessor up to the date of Closing.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 </w:t>
      </w:r>
      <w:r w:rsidR="00F35252" w:rsidRPr="00F35252">
        <w:rPr>
          <w:rFonts w:ascii="Arial" w:eastAsia="Times New Roman" w:hAnsi="Arial" w:cs="Arial"/>
          <w:bCs/>
          <w:sz w:val="24"/>
          <w:szCs w:val="28"/>
        </w:rPr>
        <w:t xml:space="preserve">Ground Lessee agrees to use its best skills and prudent business judgment to manage and operate the Property as to achieve an efficient and professional operation thereof.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(iii) </w:t>
      </w:r>
      <w:r w:rsidR="00F35252" w:rsidRPr="00F35252">
        <w:rPr>
          <w:rFonts w:ascii="Arial" w:eastAsia="Times New Roman" w:hAnsi="Arial" w:cs="Arial"/>
          <w:bCs/>
          <w:sz w:val="24"/>
          <w:szCs w:val="28"/>
        </w:rPr>
        <w:t xml:space="preserve">Although, Ground Lessee shall have complete discretion as to all leasing decisions including termination of leases, the execution of new leases, determining rental rates and the like, Ground Lessee, at Ground Lessor’s request, shall provide from time to time, all information regarding the tenants, their lease termination dates, as well as any major or extraordinary matters and decisions that affect the Property. </w:t>
      </w:r>
    </w:p>
    <w:p w:rsidR="00F35252" w:rsidRPr="00F35252" w:rsidRDefault="007A03CD" w:rsidP="00F35252">
      <w:pPr>
        <w:numPr>
          <w:ilvl w:val="3"/>
          <w:numId w:val="0"/>
        </w:numPr>
        <w:tabs>
          <w:tab w:val="num" w:pos="2520"/>
        </w:tabs>
        <w:spacing w:after="24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lastRenderedPageBreak/>
        <w:t xml:space="preserve">(iv) </w:t>
      </w:r>
      <w:r w:rsidR="00F35252" w:rsidRPr="00F35252">
        <w:rPr>
          <w:rFonts w:ascii="Arial" w:eastAsia="Times New Roman" w:hAnsi="Arial" w:cs="Arial"/>
          <w:bCs/>
          <w:sz w:val="24"/>
          <w:szCs w:val="28"/>
        </w:rPr>
        <w:t>Until</w:t>
      </w:r>
      <w:proofErr w:type="gramEnd"/>
      <w:r w:rsidR="00F35252" w:rsidRPr="00F35252">
        <w:rPr>
          <w:rFonts w:ascii="Arial" w:eastAsia="Times New Roman" w:hAnsi="Arial" w:cs="Arial"/>
          <w:bCs/>
          <w:sz w:val="24"/>
          <w:szCs w:val="28"/>
        </w:rPr>
        <w:t xml:space="preserve"> all contingencies, which allow Ground Lessor or Ground Lessee to terminate the Ground Lease have been satisfied or eliminated, and regardless of the number of tenants occupying the Property, Ground Lessee shall upkeep and maintain the Property.  </w:t>
      </w: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 </w:t>
      </w:r>
      <w:r w:rsidR="00F35252" w:rsidRPr="00F35252">
        <w:rPr>
          <w:rFonts w:ascii="Arial" w:eastAsia="Times New Roman" w:hAnsi="Arial" w:cs="Arial"/>
          <w:bCs/>
          <w:sz w:val="24"/>
          <w:szCs w:val="28"/>
        </w:rPr>
        <w:t xml:space="preserve">Ground Lessee shall maintain and upkeep all licenses, permits, insurances and certificates required by any Federal, State or local authorities for the operation, maintenance and business of the Property.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proofErr w:type="gramStart"/>
      <w:r>
        <w:rPr>
          <w:rFonts w:ascii="Arial" w:eastAsia="Times New Roman" w:hAnsi="Arial" w:cs="Arial"/>
          <w:bCs/>
          <w:sz w:val="24"/>
          <w:szCs w:val="28"/>
        </w:rPr>
        <w:t xml:space="preserve">(vi) </w:t>
      </w:r>
      <w:r w:rsidR="00F35252" w:rsidRPr="00F35252">
        <w:rPr>
          <w:rFonts w:ascii="Arial" w:eastAsia="Times New Roman" w:hAnsi="Arial" w:cs="Arial"/>
          <w:bCs/>
          <w:sz w:val="24"/>
          <w:szCs w:val="28"/>
        </w:rPr>
        <w:t>Ground</w:t>
      </w:r>
      <w:proofErr w:type="gramEnd"/>
      <w:r w:rsidR="00F35252" w:rsidRPr="00F35252">
        <w:rPr>
          <w:rFonts w:ascii="Arial" w:eastAsia="Times New Roman" w:hAnsi="Arial" w:cs="Arial"/>
          <w:bCs/>
          <w:sz w:val="24"/>
          <w:szCs w:val="28"/>
        </w:rPr>
        <w:t xml:space="preserve"> Lessee shall not undertake any alterations, or modifications of the Property without the Ground Lessor’s prior written approval, which approval shall not be unreasonably withheld under the circumstances.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 </w:t>
      </w:r>
      <w:r w:rsidR="00F35252" w:rsidRPr="00F35252">
        <w:rPr>
          <w:rFonts w:ascii="Arial" w:eastAsia="Times New Roman" w:hAnsi="Arial" w:cs="Arial"/>
          <w:bCs/>
          <w:sz w:val="24"/>
          <w:szCs w:val="28"/>
        </w:rPr>
        <w:t xml:space="preserve">Ground Lessee shall maintain accurate and detailed records of repairs and maintenance, including accounting records, during its operation of the Property said records shall be delivered to Ground Lessor in the event that for whatever reason stipulated in the Ground Lease the Property is returned to the Ground Lessor. </w:t>
      </w:r>
    </w:p>
    <w:p w:rsidR="00F35252" w:rsidRPr="00F35252" w:rsidRDefault="00F35252" w:rsidP="00F35252">
      <w:pPr>
        <w:spacing w:after="0"/>
        <w:ind w:left="1440" w:firstLine="2160"/>
        <w:jc w:val="both"/>
        <w:rPr>
          <w:rFonts w:ascii="Times New Roman" w:eastAsia="Times New Roman" w:hAnsi="Times New Roman" w:cs="Times New Roman"/>
          <w:sz w:val="24"/>
          <w:szCs w:val="24"/>
        </w:rPr>
      </w:pPr>
    </w:p>
    <w:p w:rsidR="00F35252" w:rsidRPr="00F35252" w:rsidRDefault="007A03CD" w:rsidP="00F35252">
      <w:pPr>
        <w:numPr>
          <w:ilvl w:val="3"/>
          <w:numId w:val="0"/>
        </w:numPr>
        <w:tabs>
          <w:tab w:val="num" w:pos="2520"/>
        </w:tabs>
        <w:spacing w:after="0"/>
        <w:ind w:left="1440" w:firstLine="2160"/>
        <w:jc w:val="both"/>
        <w:outlineLvl w:val="3"/>
        <w:rPr>
          <w:rFonts w:ascii="Arial" w:eastAsia="Times New Roman" w:hAnsi="Arial" w:cs="Arial"/>
          <w:bCs/>
          <w:sz w:val="24"/>
          <w:szCs w:val="28"/>
        </w:rPr>
      </w:pPr>
      <w:r>
        <w:rPr>
          <w:rFonts w:ascii="Arial" w:eastAsia="Times New Roman" w:hAnsi="Arial" w:cs="Arial"/>
          <w:bCs/>
          <w:sz w:val="24"/>
          <w:szCs w:val="28"/>
        </w:rPr>
        <w:t xml:space="preserve">(viii) </w:t>
      </w:r>
      <w:r w:rsidR="00F35252" w:rsidRPr="00F35252">
        <w:rPr>
          <w:rFonts w:ascii="Arial" w:eastAsia="Times New Roman" w:hAnsi="Arial" w:cs="Arial"/>
          <w:bCs/>
          <w:sz w:val="24"/>
          <w:szCs w:val="28"/>
        </w:rPr>
        <w:t xml:space="preserve">The terms of this Section 3 shall not be interpreted to create any liability upon the Ground Lessor for Ground Lessee’s operation, maintenance and control of the Property. It is only the intent of the Ground Lessor that the Ground Lessee </w:t>
      </w:r>
      <w:r w:rsidRPr="00F35252">
        <w:rPr>
          <w:rFonts w:ascii="Arial" w:eastAsia="Times New Roman" w:hAnsi="Arial" w:cs="Arial"/>
          <w:bCs/>
          <w:sz w:val="24"/>
          <w:szCs w:val="28"/>
        </w:rPr>
        <w:t>operates</w:t>
      </w:r>
      <w:r w:rsidR="00F35252" w:rsidRPr="00F35252">
        <w:rPr>
          <w:rFonts w:ascii="Arial" w:eastAsia="Times New Roman" w:hAnsi="Arial" w:cs="Arial"/>
          <w:bCs/>
          <w:sz w:val="24"/>
          <w:szCs w:val="28"/>
        </w:rPr>
        <w:t xml:space="preserve"> and run the Property in a reasonably commercial manner </w:t>
      </w:r>
      <w:r w:rsidRPr="00F35252">
        <w:rPr>
          <w:rFonts w:ascii="Arial" w:eastAsia="Times New Roman" w:hAnsi="Arial" w:cs="Arial"/>
          <w:bCs/>
          <w:sz w:val="24"/>
          <w:szCs w:val="28"/>
        </w:rPr>
        <w:t>and remains</w:t>
      </w:r>
      <w:r w:rsidR="00F35252" w:rsidRPr="00F35252">
        <w:rPr>
          <w:rFonts w:ascii="Arial" w:eastAsia="Times New Roman" w:hAnsi="Arial" w:cs="Arial"/>
          <w:bCs/>
          <w:sz w:val="24"/>
          <w:szCs w:val="28"/>
        </w:rPr>
        <w:t xml:space="preserve"> responsible for it’s the Property’s maintenance and upkeep.</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E56CB6" w:rsidP="00F35252">
      <w:pPr>
        <w:numPr>
          <w:ilvl w:val="1"/>
          <w:numId w:val="0"/>
        </w:numPr>
        <w:tabs>
          <w:tab w:val="num" w:pos="1080"/>
        </w:tabs>
        <w:spacing w:after="0"/>
        <w:ind w:firstLine="2880"/>
        <w:jc w:val="both"/>
        <w:outlineLvl w:val="1"/>
        <w:rPr>
          <w:rFonts w:ascii="Times New Roman" w:eastAsia="Times New Roman" w:hAnsi="Times New Roman" w:cs="Times New Roman"/>
          <w:sz w:val="24"/>
          <w:szCs w:val="24"/>
        </w:rPr>
      </w:pPr>
      <w:r w:rsidRPr="007A03CD">
        <w:rPr>
          <w:rFonts w:ascii="Arial" w:eastAsia="Times New Roman" w:hAnsi="Arial" w:cs="Arial"/>
          <w:sz w:val="24"/>
          <w:szCs w:val="24"/>
        </w:rPr>
        <w:t>3.6</w:t>
      </w:r>
      <w:r w:rsidR="007A03CD" w:rsidRPr="007A03CD">
        <w:rPr>
          <w:rFonts w:ascii="Arial" w:eastAsia="Times New Roman" w:hAnsi="Arial" w:cs="Arial"/>
          <w:sz w:val="24"/>
          <w:szCs w:val="24"/>
        </w:rPr>
        <w:tab/>
      </w:r>
      <w:r w:rsidR="00F35252" w:rsidRPr="00F35252">
        <w:rPr>
          <w:rFonts w:ascii="Arial" w:eastAsia="Times New Roman" w:hAnsi="Arial" w:cs="Arial"/>
          <w:sz w:val="24"/>
          <w:szCs w:val="24"/>
          <w:u w:val="single"/>
        </w:rPr>
        <w:t>Rent-(Post-Construction)</w:t>
      </w:r>
      <w:r w:rsidR="00F35252" w:rsidRPr="00F35252">
        <w:rPr>
          <w:rFonts w:ascii="Arial" w:eastAsia="Times New Roman" w:hAnsi="Arial" w:cs="Arial"/>
          <w:sz w:val="24"/>
          <w:szCs w:val="24"/>
        </w:rPr>
        <w:t xml:space="preserve">.  Commencing upon the issuance of a  </w:t>
      </w:r>
      <w:r w:rsidR="007A03CD">
        <w:rPr>
          <w:rFonts w:ascii="Arial" w:eastAsia="Times New Roman" w:hAnsi="Arial" w:cs="Arial"/>
          <w:sz w:val="24"/>
          <w:szCs w:val="24"/>
        </w:rPr>
        <w:t xml:space="preserve">Temporary or </w:t>
      </w:r>
      <w:r w:rsidR="00F35252" w:rsidRPr="00F35252">
        <w:rPr>
          <w:rFonts w:ascii="Arial" w:eastAsia="Times New Roman" w:hAnsi="Arial" w:cs="Arial"/>
          <w:sz w:val="24"/>
          <w:szCs w:val="24"/>
        </w:rPr>
        <w:t xml:space="preserve">Final Certificate of Occupancy, wherein the Ground Lessee commences receiving any income from the Intended Development, the rent amount shall increase as specified herein, payable in advance in monthly payments equal to one-twelfth (1/12) for the yearly amount. The rental rate shall increase automatically every year by two percent (2%) above the total prior year’s rent. Monthly rent shall be due and payable on the first day of each month. The yearly rental payment shall be as follows:     </w:t>
      </w:r>
    </w:p>
    <w:p w:rsidR="00F35252" w:rsidRPr="00F35252" w:rsidRDefault="00F35252" w:rsidP="00F35252">
      <w:pPr>
        <w:spacing w:after="0"/>
        <w:jc w:val="both"/>
        <w:outlineLvl w:val="1"/>
        <w:rPr>
          <w:rFonts w:ascii="Arial" w:eastAsia="Times New Roman" w:hAnsi="Arial" w:cs="Arial"/>
          <w:sz w:val="24"/>
          <w:szCs w:val="24"/>
          <w:u w:val="single"/>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(a) If Ground Lessee obtains a building permit to build </w:t>
      </w:r>
      <w:r w:rsidR="00945B59">
        <w:rPr>
          <w:rFonts w:ascii="Arial" w:eastAsia="Times New Roman" w:hAnsi="Arial" w:cs="Arial"/>
          <w:bCs/>
          <w:sz w:val="24"/>
          <w:szCs w:val="24"/>
        </w:rPr>
        <w:t>a commercial office building as per Sec 1(</w:t>
      </w:r>
      <w:r w:rsidR="00E56CB6">
        <w:rPr>
          <w:rFonts w:ascii="Arial" w:eastAsia="Times New Roman" w:hAnsi="Arial" w:cs="Arial"/>
          <w:bCs/>
          <w:sz w:val="24"/>
          <w:szCs w:val="24"/>
        </w:rPr>
        <w:t>l</w:t>
      </w:r>
      <w:proofErr w:type="gramStart"/>
      <w:r w:rsidR="00945B59">
        <w:rPr>
          <w:rFonts w:ascii="Arial" w:eastAsia="Times New Roman" w:hAnsi="Arial" w:cs="Arial"/>
          <w:bCs/>
          <w:sz w:val="24"/>
          <w:szCs w:val="24"/>
        </w:rPr>
        <w:t>)(</w:t>
      </w:r>
      <w:proofErr w:type="gramEnd"/>
      <w:r w:rsidR="00945B59">
        <w:rPr>
          <w:rFonts w:ascii="Arial" w:eastAsia="Times New Roman" w:hAnsi="Arial" w:cs="Arial"/>
          <w:bCs/>
          <w:sz w:val="24"/>
          <w:szCs w:val="24"/>
        </w:rPr>
        <w:t xml:space="preserve">i) </w:t>
      </w:r>
      <w:r w:rsidRPr="00F35252">
        <w:rPr>
          <w:rFonts w:ascii="Arial" w:eastAsia="Times New Roman" w:hAnsi="Arial" w:cs="Arial"/>
          <w:bCs/>
          <w:sz w:val="24"/>
          <w:szCs w:val="24"/>
        </w:rPr>
        <w:t xml:space="preserve">of </w:t>
      </w:r>
      <w:r w:rsidRPr="00F35252">
        <w:rPr>
          <w:rFonts w:ascii="Arial" w:eastAsia="Times New Roman" w:hAnsi="Arial" w:cs="Arial"/>
          <w:bCs/>
          <w:sz w:val="24"/>
          <w:szCs w:val="24"/>
          <w:highlight w:val="yellow"/>
        </w:rPr>
        <w:t>______________</w:t>
      </w:r>
      <w:r w:rsidRPr="00F35252">
        <w:rPr>
          <w:rFonts w:ascii="Arial" w:eastAsia="Times New Roman" w:hAnsi="Arial" w:cs="Arial"/>
          <w:bCs/>
          <w:sz w:val="24"/>
          <w:szCs w:val="24"/>
        </w:rPr>
        <w:t xml:space="preserve"> square feet, or less, the commencing yearly rent shall be  $</w:t>
      </w:r>
      <w:r w:rsidR="00945B59">
        <w:rPr>
          <w:rFonts w:ascii="Arial" w:eastAsia="Times New Roman" w:hAnsi="Arial" w:cs="Arial"/>
          <w:bCs/>
          <w:sz w:val="24"/>
          <w:szCs w:val="24"/>
        </w:rPr>
        <w:t>6</w:t>
      </w:r>
      <w:r w:rsidRPr="00F35252">
        <w:rPr>
          <w:rFonts w:ascii="Arial" w:eastAsia="Times New Roman" w:hAnsi="Arial" w:cs="Arial"/>
          <w:bCs/>
          <w:sz w:val="24"/>
          <w:szCs w:val="24"/>
        </w:rPr>
        <w:t>25,000.00.</w:t>
      </w:r>
    </w:p>
    <w:p w:rsidR="00F35252" w:rsidRPr="00F35252" w:rsidRDefault="00F35252" w:rsidP="00F35252">
      <w:pPr>
        <w:spacing w:after="0"/>
        <w:ind w:left="1440" w:firstLine="2160"/>
        <w:jc w:val="both"/>
        <w:rPr>
          <w:rFonts w:ascii="Arial" w:eastAsia="Times New Roman" w:hAnsi="Arial" w:cs="Arial"/>
          <w:bCs/>
          <w:sz w:val="24"/>
          <w:szCs w:val="24"/>
        </w:rPr>
      </w:pPr>
    </w:p>
    <w:p w:rsidR="00F35252" w:rsidRPr="00F35252" w:rsidRDefault="00F35252" w:rsidP="00F35252">
      <w:pPr>
        <w:spacing w:after="0"/>
        <w:ind w:left="1440" w:firstLine="2160"/>
        <w:jc w:val="both"/>
        <w:rPr>
          <w:rFonts w:ascii="Arial" w:eastAsia="Times New Roman" w:hAnsi="Arial" w:cs="Arial"/>
          <w:bCs/>
          <w:sz w:val="24"/>
          <w:szCs w:val="24"/>
        </w:rPr>
      </w:pPr>
      <w:r w:rsidRPr="00F35252">
        <w:rPr>
          <w:rFonts w:ascii="Arial" w:eastAsia="Times New Roman" w:hAnsi="Arial" w:cs="Arial"/>
          <w:bCs/>
          <w:sz w:val="24"/>
          <w:szCs w:val="24"/>
        </w:rPr>
        <w:t xml:space="preserve">(b) If Ground Lessee obtains a building permit to build a </w:t>
      </w:r>
      <w:r w:rsidR="008656EC">
        <w:rPr>
          <w:rFonts w:ascii="Arial" w:eastAsia="Times New Roman" w:hAnsi="Arial" w:cs="Arial"/>
          <w:bCs/>
          <w:sz w:val="24"/>
          <w:szCs w:val="24"/>
        </w:rPr>
        <w:t>commercial office building as per Sec 1(</w:t>
      </w:r>
      <w:r w:rsidR="00E56CB6">
        <w:rPr>
          <w:rFonts w:ascii="Arial" w:eastAsia="Times New Roman" w:hAnsi="Arial" w:cs="Arial"/>
          <w:bCs/>
          <w:sz w:val="24"/>
          <w:szCs w:val="24"/>
        </w:rPr>
        <w:t>1</w:t>
      </w:r>
      <w:proofErr w:type="gramStart"/>
      <w:r w:rsidR="008656EC">
        <w:rPr>
          <w:rFonts w:ascii="Arial" w:eastAsia="Times New Roman" w:hAnsi="Arial" w:cs="Arial"/>
          <w:bCs/>
          <w:sz w:val="24"/>
          <w:szCs w:val="24"/>
        </w:rPr>
        <w:t>)(</w:t>
      </w:r>
      <w:proofErr w:type="gramEnd"/>
      <w:r w:rsidR="008656EC">
        <w:rPr>
          <w:rFonts w:ascii="Arial" w:eastAsia="Times New Roman" w:hAnsi="Arial" w:cs="Arial"/>
          <w:bCs/>
          <w:sz w:val="24"/>
          <w:szCs w:val="24"/>
        </w:rPr>
        <w:t xml:space="preserve">ii) </w:t>
      </w:r>
      <w:r w:rsidRPr="00F35252">
        <w:rPr>
          <w:rFonts w:ascii="Arial" w:eastAsia="Times New Roman" w:hAnsi="Arial" w:cs="Arial"/>
          <w:bCs/>
          <w:sz w:val="24"/>
          <w:szCs w:val="24"/>
        </w:rPr>
        <w:t xml:space="preserve"> of </w:t>
      </w:r>
      <w:r w:rsidRPr="00F35252">
        <w:rPr>
          <w:rFonts w:ascii="Arial" w:eastAsia="Times New Roman" w:hAnsi="Arial" w:cs="Arial"/>
          <w:bCs/>
          <w:sz w:val="24"/>
          <w:szCs w:val="24"/>
          <w:highlight w:val="yellow"/>
        </w:rPr>
        <w:t>________________</w:t>
      </w:r>
      <w:r w:rsidRPr="00F35252">
        <w:rPr>
          <w:rFonts w:ascii="Arial" w:eastAsia="Times New Roman" w:hAnsi="Arial" w:cs="Arial"/>
          <w:bCs/>
          <w:sz w:val="24"/>
          <w:szCs w:val="24"/>
        </w:rPr>
        <w:t xml:space="preserve"> square feet, or more, the commencing yearly rent shall be </w:t>
      </w:r>
      <w:r w:rsidR="008656EC">
        <w:rPr>
          <w:rFonts w:ascii="Arial" w:eastAsia="Times New Roman" w:hAnsi="Arial" w:cs="Arial"/>
          <w:bCs/>
          <w:sz w:val="24"/>
          <w:szCs w:val="24"/>
        </w:rPr>
        <w:t xml:space="preserve"> $5</w:t>
      </w:r>
      <w:r w:rsidRPr="00F35252">
        <w:rPr>
          <w:rFonts w:ascii="Arial" w:eastAsia="Times New Roman" w:hAnsi="Arial" w:cs="Arial"/>
          <w:bCs/>
          <w:sz w:val="24"/>
          <w:szCs w:val="24"/>
        </w:rPr>
        <w:t xml:space="preserve">25,000.00.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8656EC" w:rsidP="00F35252">
      <w:pPr>
        <w:tabs>
          <w:tab w:val="num" w:pos="360"/>
        </w:tabs>
        <w:spacing w:after="240"/>
        <w:ind w:firstLine="1440"/>
        <w:jc w:val="both"/>
        <w:outlineLvl w:val="0"/>
        <w:rPr>
          <w:rFonts w:ascii="Arial" w:eastAsia="Times New Roman" w:hAnsi="Arial" w:cs="Arial"/>
          <w:bCs/>
          <w:sz w:val="24"/>
          <w:szCs w:val="24"/>
        </w:rPr>
      </w:pPr>
      <w:proofErr w:type="gramStart"/>
      <w:r w:rsidRPr="008656EC">
        <w:rPr>
          <w:rFonts w:ascii="Arial" w:eastAsia="Times New Roman" w:hAnsi="Arial" w:cs="Arial"/>
          <w:bCs/>
          <w:sz w:val="24"/>
          <w:szCs w:val="24"/>
        </w:rPr>
        <w:t>Section 4</w:t>
      </w:r>
      <w:r>
        <w:rPr>
          <w:rFonts w:ascii="Arial" w:eastAsia="Times New Roman" w:hAnsi="Arial" w:cs="Arial"/>
          <w:bCs/>
          <w:sz w:val="24"/>
          <w:szCs w:val="24"/>
        </w:rPr>
        <w:t>.</w:t>
      </w:r>
      <w:proofErr w:type="gramEnd"/>
      <w:r w:rsidRPr="008656EC">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Inspection Period</w:t>
      </w:r>
      <w:r w:rsidR="00F35252" w:rsidRPr="00F35252">
        <w:rPr>
          <w:rFonts w:ascii="Arial" w:eastAsia="Times New Roman" w:hAnsi="Arial" w:cs="Arial"/>
          <w:bCs/>
          <w:sz w:val="24"/>
          <w:szCs w:val="24"/>
        </w:rPr>
        <w:t>.</w:t>
      </w:r>
      <w:proofErr w:type="gramEnd"/>
    </w:p>
    <w:p w:rsidR="00F35252" w:rsidRPr="00F35252" w:rsidRDefault="00F35252" w:rsidP="00F35252">
      <w:pPr>
        <w:spacing w:after="0"/>
        <w:ind w:firstLine="2880"/>
        <w:jc w:val="both"/>
        <w:outlineLvl w:val="1"/>
        <w:rPr>
          <w:rFonts w:ascii="Arial" w:eastAsia="Times New Roman" w:hAnsi="Arial" w:cs="Arial"/>
          <w:sz w:val="24"/>
          <w:szCs w:val="24"/>
        </w:rPr>
      </w:pPr>
      <w:r w:rsidRPr="00F35252">
        <w:rPr>
          <w:rFonts w:ascii="Arial" w:eastAsia="Times New Roman" w:hAnsi="Arial" w:cs="Arial"/>
          <w:bCs/>
          <w:sz w:val="24"/>
          <w:szCs w:val="24"/>
        </w:rPr>
        <w:t>4</w:t>
      </w:r>
      <w:r w:rsidRPr="00F35252">
        <w:rPr>
          <w:rFonts w:ascii="Arial" w:eastAsia="Times New Roman" w:hAnsi="Arial" w:cs="Arial"/>
          <w:sz w:val="24"/>
          <w:szCs w:val="24"/>
        </w:rPr>
        <w:t>.1</w:t>
      </w:r>
      <w:r w:rsidRPr="00F35252">
        <w:rPr>
          <w:rFonts w:ascii="Arial" w:eastAsia="Times New Roman" w:hAnsi="Arial" w:cs="Arial"/>
          <w:sz w:val="24"/>
          <w:szCs w:val="24"/>
        </w:rPr>
        <w:tab/>
      </w:r>
      <w:r w:rsidRPr="00F35252">
        <w:rPr>
          <w:rFonts w:ascii="Arial" w:eastAsia="Times New Roman" w:hAnsi="Arial" w:cs="Arial"/>
          <w:sz w:val="24"/>
          <w:szCs w:val="24"/>
          <w:u w:val="single"/>
        </w:rPr>
        <w:t>Inspection Period</w:t>
      </w:r>
      <w:r w:rsidRPr="00F35252">
        <w:rPr>
          <w:rFonts w:ascii="Arial" w:eastAsia="Times New Roman" w:hAnsi="Arial" w:cs="Arial"/>
          <w:sz w:val="24"/>
          <w:szCs w:val="24"/>
        </w:rPr>
        <w:t xml:space="preserve">.  Ground Lessee </w:t>
      </w:r>
      <w:r w:rsidR="008656EC" w:rsidRPr="00F35252">
        <w:rPr>
          <w:rFonts w:ascii="Arial" w:eastAsia="Times New Roman" w:hAnsi="Arial" w:cs="Arial"/>
          <w:sz w:val="24"/>
          <w:szCs w:val="24"/>
        </w:rPr>
        <w:t xml:space="preserve">shall have </w:t>
      </w:r>
      <w:del w:id="84" w:author="CPADRINO" w:date="2017-08-18T11:11:00Z">
        <w:r w:rsidR="008656EC" w:rsidRPr="00F35252" w:rsidDel="00E51689">
          <w:rPr>
            <w:rFonts w:ascii="Arial" w:eastAsia="Times New Roman" w:hAnsi="Arial" w:cs="Arial"/>
            <w:sz w:val="24"/>
            <w:szCs w:val="24"/>
          </w:rPr>
          <w:delText>sixty</w:delText>
        </w:r>
        <w:r w:rsidRPr="00F35252" w:rsidDel="00E51689">
          <w:rPr>
            <w:rFonts w:ascii="Arial" w:eastAsia="Times New Roman" w:hAnsi="Arial" w:cs="Arial"/>
            <w:sz w:val="24"/>
            <w:szCs w:val="24"/>
          </w:rPr>
          <w:delText xml:space="preserve"> (60) </w:delText>
        </w:r>
      </w:del>
      <w:ins w:id="85" w:author="CPADRINO" w:date="2017-08-18T11:11:00Z">
        <w:r w:rsidR="00E51689">
          <w:rPr>
            <w:rFonts w:ascii="Arial" w:eastAsia="Times New Roman" w:hAnsi="Arial" w:cs="Arial"/>
            <w:sz w:val="24"/>
            <w:szCs w:val="24"/>
          </w:rPr>
          <w:t xml:space="preserve">thirty (30) </w:t>
        </w:r>
      </w:ins>
      <w:r w:rsidR="008656EC" w:rsidRPr="00F35252">
        <w:rPr>
          <w:rFonts w:ascii="Arial" w:eastAsia="Times New Roman" w:hAnsi="Arial" w:cs="Arial"/>
          <w:sz w:val="24"/>
          <w:szCs w:val="24"/>
        </w:rPr>
        <w:t xml:space="preserve">days </w:t>
      </w:r>
      <w:r w:rsidR="008656EC">
        <w:rPr>
          <w:rFonts w:ascii="Arial" w:eastAsia="Times New Roman" w:hAnsi="Arial" w:cs="Arial"/>
          <w:sz w:val="24"/>
          <w:szCs w:val="24"/>
        </w:rPr>
        <w:t xml:space="preserve">from </w:t>
      </w:r>
      <w:r w:rsidR="00E56CB6">
        <w:rPr>
          <w:rFonts w:ascii="Arial" w:eastAsia="Times New Roman" w:hAnsi="Arial" w:cs="Arial"/>
          <w:sz w:val="24"/>
          <w:szCs w:val="24"/>
        </w:rPr>
        <w:t xml:space="preserve">the Agreement Date </w:t>
      </w:r>
      <w:del w:id="86" w:author="CPADRINO" w:date="2017-08-18T12:18:00Z">
        <w:r w:rsidR="008656EC" w:rsidRPr="00F35252" w:rsidDel="00CB3A15">
          <w:rPr>
            <w:rFonts w:ascii="Arial" w:eastAsia="Times New Roman" w:hAnsi="Arial" w:cs="Arial"/>
            <w:sz w:val="24"/>
            <w:szCs w:val="24"/>
          </w:rPr>
          <w:delText>(</w:delText>
        </w:r>
        <w:r w:rsidRPr="00F35252" w:rsidDel="00CB3A15">
          <w:rPr>
            <w:rFonts w:ascii="Arial" w:eastAsia="Times New Roman" w:hAnsi="Arial" w:cs="Arial"/>
            <w:sz w:val="24"/>
            <w:szCs w:val="24"/>
          </w:rPr>
          <w:delText>the “</w:delText>
        </w:r>
        <w:r w:rsidRPr="00F35252" w:rsidDel="00CB3A15">
          <w:rPr>
            <w:rFonts w:ascii="Arial" w:eastAsia="Times New Roman" w:hAnsi="Arial" w:cs="Arial"/>
            <w:sz w:val="24"/>
            <w:szCs w:val="24"/>
            <w:u w:val="single"/>
          </w:rPr>
          <w:delText>Inspection Period</w:delText>
        </w:r>
        <w:r w:rsidRPr="00F35252" w:rsidDel="00CB3A15">
          <w:rPr>
            <w:rFonts w:ascii="Arial" w:eastAsia="Times New Roman" w:hAnsi="Arial" w:cs="Arial"/>
            <w:sz w:val="24"/>
            <w:szCs w:val="24"/>
          </w:rPr>
          <w:delText>”)</w:delText>
        </w:r>
        <w:r w:rsidR="008656EC" w:rsidDel="00CB3A15">
          <w:rPr>
            <w:rFonts w:ascii="Arial" w:eastAsia="Times New Roman" w:hAnsi="Arial" w:cs="Arial"/>
            <w:sz w:val="24"/>
            <w:szCs w:val="24"/>
          </w:rPr>
          <w:delText xml:space="preserve"> from and after the Agreement Date through the sixtieth (60</w:delText>
        </w:r>
        <w:r w:rsidR="008656EC" w:rsidRPr="008656EC" w:rsidDel="00CB3A15">
          <w:rPr>
            <w:rFonts w:ascii="Arial" w:eastAsia="Times New Roman" w:hAnsi="Arial" w:cs="Arial"/>
            <w:sz w:val="24"/>
            <w:szCs w:val="24"/>
            <w:vertAlign w:val="superscript"/>
          </w:rPr>
          <w:delText>th</w:delText>
        </w:r>
        <w:r w:rsidR="008656EC" w:rsidDel="00CB3A15">
          <w:rPr>
            <w:rFonts w:ascii="Arial" w:eastAsia="Times New Roman" w:hAnsi="Arial" w:cs="Arial"/>
            <w:sz w:val="24"/>
            <w:szCs w:val="24"/>
          </w:rPr>
          <w:delText xml:space="preserve">) day thereafter (the “Inspection Period”) </w:delText>
        </w:r>
      </w:del>
      <w:r w:rsidR="008656EC">
        <w:rPr>
          <w:rFonts w:ascii="Arial" w:eastAsia="Times New Roman" w:hAnsi="Arial" w:cs="Arial"/>
          <w:sz w:val="24"/>
          <w:szCs w:val="24"/>
        </w:rPr>
        <w:t>(the “Inspection Termination Date”),</w:t>
      </w:r>
      <w:r w:rsidRPr="00F35252">
        <w:rPr>
          <w:rFonts w:ascii="Arial" w:eastAsia="Times New Roman" w:hAnsi="Arial" w:cs="Arial"/>
          <w:sz w:val="24"/>
          <w:szCs w:val="24"/>
        </w:rPr>
        <w:t xml:space="preserve"> to inspect and evaluate the physical and other conditions of or with respect to the Property, and to obtain a preliminary site plan approval for the Intended Development from the City of South Miami planning </w:t>
      </w:r>
      <w:r w:rsidR="008656EC">
        <w:rPr>
          <w:rFonts w:ascii="Arial" w:eastAsia="Times New Roman" w:hAnsi="Arial" w:cs="Arial"/>
          <w:sz w:val="24"/>
          <w:szCs w:val="24"/>
        </w:rPr>
        <w:t xml:space="preserve">and zoning. </w:t>
      </w:r>
      <w:r w:rsidRPr="00F35252">
        <w:rPr>
          <w:rFonts w:ascii="Arial" w:eastAsia="Times New Roman" w:hAnsi="Arial" w:cs="Arial"/>
          <w:sz w:val="24"/>
          <w:szCs w:val="24"/>
        </w:rPr>
        <w:t>No later than five (5) days after the Agreement Date (the “</w:t>
      </w:r>
      <w:r w:rsidRPr="00F35252">
        <w:rPr>
          <w:rFonts w:ascii="Arial" w:eastAsia="Times New Roman" w:hAnsi="Arial" w:cs="Arial"/>
          <w:sz w:val="24"/>
          <w:szCs w:val="24"/>
          <w:u w:val="single"/>
        </w:rPr>
        <w:t>Delivery Date</w:t>
      </w:r>
      <w:r w:rsidRPr="00F35252">
        <w:rPr>
          <w:rFonts w:ascii="Arial" w:eastAsia="Times New Roman" w:hAnsi="Arial" w:cs="Arial"/>
          <w:sz w:val="24"/>
          <w:szCs w:val="24"/>
        </w:rPr>
        <w:t>”), Ground Lessor will deliver to Ground Lessee the Contracts, Existing Leases, Permits, Licenses, plans and specifications, surveys, notices, licenses, books, filings, registrations, approvals and/or correspondence, operating statements, records, financial statements, utility bills, environmental studies, reports and all other materials and information pertaining to the ownership or use of the Property or any part thereof which are in the possession or control of Ground Lessor (“</w:t>
      </w:r>
      <w:r w:rsidRPr="00F35252">
        <w:rPr>
          <w:rFonts w:ascii="Arial" w:eastAsia="Times New Roman" w:hAnsi="Arial" w:cs="Arial"/>
          <w:sz w:val="24"/>
          <w:szCs w:val="24"/>
          <w:u w:val="single"/>
        </w:rPr>
        <w:t>Inspection Materials</w:t>
      </w:r>
      <w:r w:rsidRPr="00F35252">
        <w:rPr>
          <w:rFonts w:ascii="Arial" w:eastAsia="Times New Roman" w:hAnsi="Arial" w:cs="Arial"/>
          <w:sz w:val="24"/>
          <w:szCs w:val="24"/>
        </w:rPr>
        <w:t>”).  Ground Lessee will have access to the Property at all times during the term of this Agreement and will have the right to make such engineering and soil tests, analyses and other investigations as Ground Lessee deems necessary and appropriate, and to investigate, evaluate and/or review any other facts, circumstances or matters which Ground Lessee, in its sole discretion, deems relevant to its proposed rental of the Property.  Ground Lessor agrees to cooperate with Ground Lessee, at no expense to Ground Lessor, in making the Property and any documents affecting or related thereto available to the Ground Lessee.  Ground Lessee agrees to indemnify, protect and hold harmless Ground Lessor from and against any and all actual, out-of-pocket losses, costs, damages, expenses or liabilities for death or injury to persons or for physical damage to the Land proximately caused by the Ground Lessee’s inspections of the Land (the “</w:t>
      </w:r>
      <w:r w:rsidRPr="00F35252">
        <w:rPr>
          <w:rFonts w:ascii="Arial" w:eastAsia="Times New Roman" w:hAnsi="Arial" w:cs="Arial"/>
          <w:sz w:val="24"/>
          <w:szCs w:val="24"/>
          <w:u w:val="single"/>
        </w:rPr>
        <w:t>Inspection Indemnity</w:t>
      </w:r>
      <w:r w:rsidRPr="00F35252">
        <w:rPr>
          <w:rFonts w:ascii="Arial" w:eastAsia="Times New Roman" w:hAnsi="Arial" w:cs="Arial"/>
          <w:sz w:val="24"/>
          <w:szCs w:val="24"/>
        </w:rPr>
        <w:t>”); provided, however, Ground Lessee will not be responsible for any such losses, costs, damages, expenses or liabilities (i) arising out of any acts or omissions of Ground Lessor or its agents, contractors and representatives and (ii) existing as of the Agreement Date.</w:t>
      </w:r>
    </w:p>
    <w:p w:rsidR="00F35252" w:rsidRPr="00F35252" w:rsidRDefault="00F35252" w:rsidP="00F35252">
      <w:pPr>
        <w:spacing w:after="0"/>
        <w:jc w:val="both"/>
        <w:rPr>
          <w:rFonts w:ascii="Times New Roman" w:eastAsia="Times New Roman" w:hAnsi="Times New Roman" w:cs="Times New Roman"/>
          <w:sz w:val="24"/>
          <w:szCs w:val="24"/>
        </w:rPr>
      </w:pPr>
    </w:p>
    <w:p w:rsidR="00082869" w:rsidDel="00E51689" w:rsidRDefault="00F35252" w:rsidP="00082869">
      <w:pPr>
        <w:spacing w:after="0"/>
        <w:ind w:firstLine="2880"/>
        <w:jc w:val="both"/>
        <w:rPr>
          <w:del w:id="87" w:author="CPADRINO" w:date="2017-08-18T11:11:00Z"/>
          <w:rFonts w:ascii="Arial" w:eastAsia="Times New Roman" w:hAnsi="Arial" w:cs="Arial"/>
          <w:sz w:val="24"/>
          <w:szCs w:val="24"/>
        </w:rPr>
      </w:pPr>
      <w:del w:id="88" w:author="CPADRINO" w:date="2017-08-18T11:11:00Z">
        <w:r w:rsidRPr="00F35252" w:rsidDel="00E51689">
          <w:rPr>
            <w:rFonts w:ascii="Arial" w:eastAsia="Times New Roman" w:hAnsi="Arial" w:cs="Arial"/>
            <w:sz w:val="24"/>
            <w:szCs w:val="24"/>
          </w:rPr>
          <w:delText>4.2</w:delText>
        </w:r>
        <w:r w:rsidRPr="00F35252" w:rsidDel="00E51689">
          <w:rPr>
            <w:rFonts w:ascii="Arial" w:eastAsia="Times New Roman" w:hAnsi="Arial" w:cs="Arial"/>
            <w:sz w:val="24"/>
            <w:szCs w:val="24"/>
          </w:rPr>
          <w:tab/>
        </w:r>
        <w:r w:rsidRPr="00082869" w:rsidDel="00E51689">
          <w:rPr>
            <w:rFonts w:ascii="Arial" w:eastAsia="Times New Roman" w:hAnsi="Arial" w:cs="Arial"/>
            <w:sz w:val="24"/>
            <w:szCs w:val="24"/>
            <w:u w:val="single"/>
          </w:rPr>
          <w:delText>Extension of Inspection Period</w:delText>
        </w:r>
        <w:r w:rsidRPr="00F35252" w:rsidDel="00E51689">
          <w:rPr>
            <w:rFonts w:ascii="Arial" w:eastAsia="Times New Roman" w:hAnsi="Arial" w:cs="Arial"/>
            <w:sz w:val="24"/>
            <w:szCs w:val="24"/>
          </w:rPr>
          <w:delText xml:space="preserve">.  If Ground Lessee is unable to obtain the preliminary </w:delText>
        </w:r>
        <w:r w:rsidR="00E56CB6" w:rsidDel="00E51689">
          <w:rPr>
            <w:rFonts w:ascii="Arial" w:eastAsia="Times New Roman" w:hAnsi="Arial" w:cs="Arial"/>
            <w:sz w:val="24"/>
            <w:szCs w:val="24"/>
          </w:rPr>
          <w:delText>S</w:delText>
        </w:r>
        <w:r w:rsidRPr="00F35252" w:rsidDel="00E51689">
          <w:rPr>
            <w:rFonts w:ascii="Arial" w:eastAsia="Times New Roman" w:hAnsi="Arial" w:cs="Arial"/>
            <w:sz w:val="24"/>
            <w:szCs w:val="24"/>
          </w:rPr>
          <w:delText xml:space="preserve">ite </w:delText>
        </w:r>
        <w:r w:rsidR="00E56CB6" w:rsidDel="00E51689">
          <w:rPr>
            <w:rFonts w:ascii="Arial" w:eastAsia="Times New Roman" w:hAnsi="Arial" w:cs="Arial"/>
            <w:sz w:val="24"/>
            <w:szCs w:val="24"/>
          </w:rPr>
          <w:delText>P</w:delText>
        </w:r>
        <w:r w:rsidRPr="00F35252" w:rsidDel="00E51689">
          <w:rPr>
            <w:rFonts w:ascii="Arial" w:eastAsia="Times New Roman" w:hAnsi="Arial" w:cs="Arial"/>
            <w:sz w:val="24"/>
            <w:szCs w:val="24"/>
          </w:rPr>
          <w:delText>lan approval for the Intended Development from the City of South Miami by the expiration of the Inspection Period, Ground Lessee shall be granted</w:delText>
        </w:r>
        <w:r w:rsidR="00E56CB6" w:rsidDel="00E51689">
          <w:rPr>
            <w:rFonts w:ascii="Arial" w:eastAsia="Times New Roman" w:hAnsi="Arial" w:cs="Arial"/>
            <w:sz w:val="24"/>
            <w:szCs w:val="24"/>
          </w:rPr>
          <w:delText xml:space="preserve"> an additional three (3) thirty (30) day extension periods</w:delText>
        </w:r>
        <w:r w:rsidR="009D79D4" w:rsidDel="00E51689">
          <w:rPr>
            <w:rFonts w:ascii="Arial" w:eastAsia="Times New Roman" w:hAnsi="Arial" w:cs="Arial"/>
            <w:sz w:val="24"/>
            <w:szCs w:val="24"/>
          </w:rPr>
          <w:delText xml:space="preserve">. Upon request </w:delText>
        </w:r>
        <w:r w:rsidR="00082869" w:rsidDel="00E51689">
          <w:rPr>
            <w:rFonts w:ascii="Arial" w:eastAsia="Times New Roman" w:hAnsi="Arial" w:cs="Arial"/>
            <w:sz w:val="24"/>
            <w:szCs w:val="24"/>
          </w:rPr>
          <w:delText>by</w:delText>
        </w:r>
        <w:r w:rsidR="00082869" w:rsidRPr="00E56CB6" w:rsidDel="00E51689">
          <w:rPr>
            <w:rFonts w:ascii="Arial" w:eastAsia="Times New Roman" w:hAnsi="Arial" w:cs="Arial"/>
            <w:sz w:val="24"/>
            <w:szCs w:val="24"/>
          </w:rPr>
          <w:delText xml:space="preserve"> </w:delText>
        </w:r>
        <w:r w:rsidR="00E56CB6" w:rsidDel="00E51689">
          <w:rPr>
            <w:rFonts w:ascii="Arial" w:eastAsia="Times New Roman" w:hAnsi="Arial" w:cs="Arial"/>
            <w:sz w:val="24"/>
            <w:szCs w:val="24"/>
          </w:rPr>
          <w:delText>Ground Lessee</w:delText>
        </w:r>
        <w:r w:rsidR="009D79D4" w:rsidDel="00E51689">
          <w:rPr>
            <w:rFonts w:ascii="Arial" w:eastAsia="Times New Roman" w:hAnsi="Arial" w:cs="Arial"/>
            <w:sz w:val="24"/>
            <w:szCs w:val="24"/>
          </w:rPr>
          <w:delText xml:space="preserve"> for any such extension</w:delText>
        </w:r>
        <w:r w:rsidR="00E56CB6" w:rsidDel="00E51689">
          <w:rPr>
            <w:rFonts w:ascii="Arial" w:eastAsia="Times New Roman" w:hAnsi="Arial" w:cs="Arial"/>
            <w:sz w:val="24"/>
            <w:szCs w:val="24"/>
          </w:rPr>
          <w:delText>,</w:delText>
        </w:r>
        <w:r w:rsidR="009D79D4" w:rsidDel="00E51689">
          <w:rPr>
            <w:rFonts w:ascii="Arial" w:eastAsia="Times New Roman" w:hAnsi="Arial" w:cs="Arial"/>
            <w:sz w:val="24"/>
            <w:szCs w:val="24"/>
          </w:rPr>
          <w:delText xml:space="preserve"> </w:delText>
        </w:r>
        <w:r w:rsidR="00E56CB6" w:rsidDel="00E51689">
          <w:rPr>
            <w:rFonts w:ascii="Arial" w:eastAsia="Times New Roman" w:hAnsi="Arial" w:cs="Arial"/>
            <w:sz w:val="24"/>
            <w:szCs w:val="24"/>
          </w:rPr>
          <w:lastRenderedPageBreak/>
          <w:delText xml:space="preserve">Ground Lessee </w:delText>
        </w:r>
        <w:r w:rsidR="009D79D4" w:rsidDel="00E51689">
          <w:rPr>
            <w:rFonts w:ascii="Arial" w:eastAsia="Times New Roman" w:hAnsi="Arial" w:cs="Arial"/>
            <w:sz w:val="24"/>
            <w:szCs w:val="24"/>
          </w:rPr>
          <w:delText xml:space="preserve">shall pay </w:delText>
        </w:r>
        <w:r w:rsidR="00E56CB6" w:rsidDel="00E51689">
          <w:rPr>
            <w:rFonts w:ascii="Arial" w:eastAsia="Times New Roman" w:hAnsi="Arial" w:cs="Arial"/>
            <w:sz w:val="24"/>
            <w:szCs w:val="24"/>
          </w:rPr>
          <w:delText>Ground Lessor, in advance</w:delText>
        </w:r>
        <w:r w:rsidR="00082869" w:rsidDel="00E51689">
          <w:rPr>
            <w:rFonts w:ascii="Arial" w:eastAsia="Times New Roman" w:hAnsi="Arial" w:cs="Arial"/>
            <w:sz w:val="24"/>
            <w:szCs w:val="24"/>
          </w:rPr>
          <w:delText>,</w:delText>
        </w:r>
        <w:r w:rsidR="00E56CB6" w:rsidDel="00E51689">
          <w:rPr>
            <w:rFonts w:ascii="Arial" w:eastAsia="Times New Roman" w:hAnsi="Arial" w:cs="Arial"/>
            <w:sz w:val="24"/>
            <w:szCs w:val="24"/>
          </w:rPr>
          <w:delText xml:space="preserve"> </w:delText>
        </w:r>
        <w:r w:rsidR="009D79D4" w:rsidDel="00E51689">
          <w:rPr>
            <w:rFonts w:ascii="Arial" w:eastAsia="Times New Roman" w:hAnsi="Arial" w:cs="Arial"/>
            <w:sz w:val="24"/>
            <w:szCs w:val="24"/>
          </w:rPr>
          <w:delText xml:space="preserve">$25,000.00 for each </w:delText>
        </w:r>
        <w:r w:rsidR="00E56CB6" w:rsidDel="00E51689">
          <w:rPr>
            <w:rFonts w:ascii="Arial" w:eastAsia="Times New Roman" w:hAnsi="Arial" w:cs="Arial"/>
            <w:sz w:val="24"/>
            <w:szCs w:val="24"/>
          </w:rPr>
          <w:delText xml:space="preserve">such </w:delText>
        </w:r>
        <w:r w:rsidR="009D79D4" w:rsidDel="00E51689">
          <w:rPr>
            <w:rFonts w:ascii="Arial" w:eastAsia="Times New Roman" w:hAnsi="Arial" w:cs="Arial"/>
            <w:sz w:val="24"/>
            <w:szCs w:val="24"/>
          </w:rPr>
          <w:delText>30 day extension.</w:delText>
        </w:r>
        <w:r w:rsidR="00082869" w:rsidDel="00E51689">
          <w:rPr>
            <w:rFonts w:ascii="Arial" w:eastAsia="Times New Roman" w:hAnsi="Arial" w:cs="Arial"/>
            <w:sz w:val="24"/>
            <w:szCs w:val="24"/>
          </w:rPr>
          <w:delText xml:space="preserve"> Said extension fees shall not be credited to any other obligation of Ground Lessee hereunder.  </w:delText>
        </w:r>
      </w:del>
    </w:p>
    <w:p w:rsidR="00445A85" w:rsidRPr="00082869" w:rsidRDefault="009D79D4" w:rsidP="00082869">
      <w:pPr>
        <w:spacing w:after="0"/>
        <w:jc w:val="both"/>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p>
    <w:p w:rsidR="00F35252" w:rsidRPr="00F35252" w:rsidRDefault="00F35252" w:rsidP="00F35252">
      <w:pPr>
        <w:spacing w:after="0"/>
        <w:ind w:firstLine="1440"/>
        <w:jc w:val="both"/>
        <w:outlineLvl w:val="1"/>
        <w:rPr>
          <w:rFonts w:ascii="Arial" w:eastAsia="Times New Roman" w:hAnsi="Arial" w:cs="Arial"/>
          <w:sz w:val="24"/>
          <w:szCs w:val="24"/>
        </w:rPr>
      </w:pPr>
      <w:r w:rsidRPr="00F35252">
        <w:rPr>
          <w:rFonts w:ascii="Times New Roman" w:eastAsia="Times New Roman" w:hAnsi="Times New Roman" w:cs="Times New Roman"/>
          <w:sz w:val="24"/>
          <w:szCs w:val="24"/>
        </w:rPr>
        <w:tab/>
      </w:r>
      <w:r w:rsidRPr="00F35252">
        <w:rPr>
          <w:rFonts w:ascii="Times New Roman" w:eastAsia="Times New Roman" w:hAnsi="Times New Roman" w:cs="Times New Roman"/>
          <w:sz w:val="24"/>
          <w:szCs w:val="24"/>
        </w:rPr>
        <w:tab/>
      </w:r>
      <w:del w:id="89" w:author="CPADRINO" w:date="2017-08-18T11:11:00Z">
        <w:r w:rsidRPr="00F35252" w:rsidDel="00E51689">
          <w:rPr>
            <w:rFonts w:ascii="Arial" w:eastAsia="Times New Roman" w:hAnsi="Arial" w:cs="Arial"/>
            <w:sz w:val="24"/>
            <w:szCs w:val="24"/>
          </w:rPr>
          <w:delText>4.3</w:delText>
        </w:r>
      </w:del>
      <w:ins w:id="90" w:author="CPADRINO" w:date="2017-08-18T11:11:00Z">
        <w:r w:rsidR="00E51689">
          <w:rPr>
            <w:rFonts w:ascii="Arial" w:eastAsia="Times New Roman" w:hAnsi="Arial" w:cs="Arial"/>
            <w:sz w:val="24"/>
            <w:szCs w:val="24"/>
          </w:rPr>
          <w:t>4.2</w:t>
        </w:r>
      </w:ins>
      <w:r w:rsidRPr="00F35252">
        <w:rPr>
          <w:rFonts w:ascii="Arial" w:eastAsia="Times New Roman" w:hAnsi="Arial" w:cs="Arial"/>
          <w:sz w:val="24"/>
          <w:szCs w:val="24"/>
        </w:rPr>
        <w:tab/>
      </w:r>
      <w:r w:rsidRPr="00F35252">
        <w:rPr>
          <w:rFonts w:ascii="Arial" w:eastAsia="Times New Roman" w:hAnsi="Arial" w:cs="Arial"/>
          <w:sz w:val="24"/>
          <w:szCs w:val="24"/>
          <w:u w:val="single"/>
        </w:rPr>
        <w:t>Termination by Ground Lessee</w:t>
      </w:r>
      <w:r w:rsidRPr="00F35252">
        <w:rPr>
          <w:rFonts w:ascii="Arial" w:eastAsia="Times New Roman" w:hAnsi="Arial" w:cs="Arial"/>
          <w:sz w:val="24"/>
          <w:szCs w:val="24"/>
        </w:rPr>
        <w:t>.  Ground Lessee  shall have the right, which may be exercised by delivering written notice to Ground Lessor any time prior to the expiration of the Inspection Period (including any extensions thereof) to terminate this Agreement for any reason which Ground Lessee, in its sole discretion, deems appropriate, in which case Ground Lessee shall receive a return of the Deposit, (as provided in Section 2.1) and thereafter this Agreement shall  be null and void and the parties hereto shall  have no further rights or obligations hereunder except with respect to the Inspection Indemnity and the Confidentiality Obligation.</w:t>
      </w:r>
    </w:p>
    <w:p w:rsidR="00F35252" w:rsidRPr="00F35252" w:rsidRDefault="00F35252" w:rsidP="00F35252">
      <w:pPr>
        <w:spacing w:after="0"/>
        <w:ind w:left="288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5.</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Title</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5.1</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Commitment</w:t>
      </w:r>
      <w:r w:rsidR="00F35252" w:rsidRPr="00F35252">
        <w:rPr>
          <w:rFonts w:ascii="Arial" w:eastAsia="Times New Roman" w:hAnsi="Arial" w:cs="Arial"/>
          <w:sz w:val="24"/>
          <w:szCs w:val="24"/>
        </w:rPr>
        <w:t>.  As soon as practicable after the Agreement Date, Ground Lessee will procure, at Ground Lessee’s expense, the Title Commitment (with such affirmative assurances and endorsements as reasonably may be obtainable and requested by Ground Lessee) and having an effective date subsequent to the Agreement Date.   Ground Lessee shall have thirty (30) days from the Agreement Date (the “</w:t>
      </w:r>
      <w:r w:rsidR="00F35252" w:rsidRPr="00F35252">
        <w:rPr>
          <w:rFonts w:ascii="Arial" w:eastAsia="Times New Roman" w:hAnsi="Arial" w:cs="Arial"/>
          <w:sz w:val="24"/>
          <w:szCs w:val="24"/>
          <w:u w:val="single"/>
        </w:rPr>
        <w:t>Title Notice Date</w:t>
      </w:r>
      <w:r w:rsidR="00F35252" w:rsidRPr="00F35252">
        <w:rPr>
          <w:rFonts w:ascii="Arial" w:eastAsia="Times New Roman" w:hAnsi="Arial" w:cs="Arial"/>
          <w:sz w:val="24"/>
          <w:szCs w:val="24"/>
        </w:rPr>
        <w:t>”) to cause the Title Commitment to be examined and to deliver written notice to Ground Lessor of any objections in Ground Lessor’s title reflected therein.  Ground Lessor will use commercially reasonable efforts to cure or remove any objection(s) raised by Ground Lessee.  If Ground Lessor cures or removes any such objection(s), the Title Commitment promptly will be updated by Ground Lessee to reflect such cure or removal.  If Ground Lessor is unable, within ninety (90) days, despite the use of commercially reasonable efforts (which shall not include the filing of any lawsuits or administrative hearings), to cause any such objection(s) to be cured or removed before</w:t>
      </w:r>
      <w:r w:rsidR="00445A85">
        <w:rPr>
          <w:rFonts w:ascii="Arial" w:eastAsia="Times New Roman" w:hAnsi="Arial" w:cs="Arial"/>
          <w:sz w:val="24"/>
          <w:szCs w:val="24"/>
        </w:rPr>
        <w:t xml:space="preserve"> said 90 day period</w:t>
      </w:r>
      <w:r w:rsidR="00F35252" w:rsidRPr="00F35252">
        <w:rPr>
          <w:rFonts w:ascii="Arial" w:eastAsia="Times New Roman" w:hAnsi="Arial" w:cs="Arial"/>
          <w:sz w:val="24"/>
          <w:szCs w:val="24"/>
        </w:rPr>
        <w:t xml:space="preserve">, either Ground Lessee or Ground Lessor may terminate this Agreement, in which case Ground Lessee shall receive a return of the full amount of the Deposit, and thereafter this Agreement shall  be null and void and the parties hereto shall  have no further rights or obligations hereunder except with respect to the Inspection Indemnity and the Confidentiality Obligation. </w:t>
      </w:r>
      <w:proofErr w:type="gramStart"/>
      <w:r w:rsidR="00F35252" w:rsidRPr="00F35252">
        <w:rPr>
          <w:rFonts w:ascii="Arial" w:eastAsia="Times New Roman" w:hAnsi="Arial" w:cs="Arial"/>
          <w:sz w:val="24"/>
          <w:szCs w:val="24"/>
        </w:rPr>
        <w:t>The Title Commitment approved by Ground Lessee (updated to reflect the cure or removal of objection(s) as afore</w:t>
      </w:r>
      <w:r w:rsidR="00445A85">
        <w:rPr>
          <w:rFonts w:ascii="Arial" w:eastAsia="Times New Roman" w:hAnsi="Arial" w:cs="Arial"/>
          <w:sz w:val="24"/>
          <w:szCs w:val="24"/>
        </w:rPr>
        <w:t xml:space="preserve">said) shall be deemed approved </w:t>
      </w:r>
      <w:r w:rsidR="00F35252" w:rsidRPr="00F35252">
        <w:rPr>
          <w:rFonts w:ascii="Arial" w:eastAsia="Times New Roman" w:hAnsi="Arial" w:cs="Arial"/>
          <w:sz w:val="24"/>
          <w:szCs w:val="24"/>
        </w:rPr>
        <w:t>(the “</w:t>
      </w:r>
      <w:r w:rsidR="00F35252" w:rsidRPr="00F35252">
        <w:rPr>
          <w:rFonts w:ascii="Arial" w:eastAsia="Times New Roman" w:hAnsi="Arial" w:cs="Arial"/>
          <w:sz w:val="24"/>
          <w:szCs w:val="24"/>
          <w:u w:val="single"/>
        </w:rPr>
        <w:t>Approved Title</w:t>
      </w:r>
      <w:r w:rsidR="00F35252" w:rsidRPr="00F35252">
        <w:rPr>
          <w:rFonts w:ascii="Arial" w:eastAsia="Times New Roman" w:hAnsi="Arial" w:cs="Arial"/>
          <w:sz w:val="24"/>
          <w:szCs w:val="24"/>
        </w:rPr>
        <w:t>”), subject to the most recent title update, for purposes of the Closing.</w:t>
      </w:r>
      <w:proofErr w:type="gramEnd"/>
      <w:r w:rsidR="00F35252" w:rsidRPr="00F35252">
        <w:rPr>
          <w:rFonts w:ascii="Arial" w:eastAsia="Times New Roman" w:hAnsi="Arial" w:cs="Arial"/>
          <w:sz w:val="24"/>
          <w:szCs w:val="24"/>
        </w:rPr>
        <w:t xml:space="preserve">  Ground Lessor covenants to maintain, protect and preserve the Approved Title.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5.2</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  At Closing, Ground Lessee’s chosen title agent (the “</w:t>
      </w:r>
      <w:r w:rsidR="00F35252" w:rsidRPr="00F35252">
        <w:rPr>
          <w:rFonts w:ascii="Arial" w:eastAsia="Times New Roman" w:hAnsi="Arial" w:cs="Arial"/>
          <w:sz w:val="24"/>
          <w:szCs w:val="24"/>
          <w:u w:val="single"/>
        </w:rPr>
        <w:t>Title Agent</w:t>
      </w:r>
      <w:r w:rsidR="00F35252" w:rsidRPr="00F35252">
        <w:rPr>
          <w:rFonts w:ascii="Arial" w:eastAsia="Times New Roman" w:hAnsi="Arial" w:cs="Arial"/>
          <w:sz w:val="24"/>
          <w:szCs w:val="24"/>
        </w:rPr>
        <w:t xml:space="preserve">”) will issue or cause to be issued to Ground Lessee either (i) a Title Policy pursuant to the terms of the Title </w:t>
      </w:r>
      <w:r w:rsidR="00F35252" w:rsidRPr="00F35252">
        <w:rPr>
          <w:rFonts w:ascii="Arial" w:eastAsia="Times New Roman" w:hAnsi="Arial" w:cs="Arial"/>
          <w:sz w:val="24"/>
          <w:szCs w:val="24"/>
        </w:rPr>
        <w:lastRenderedPageBreak/>
        <w:t>Commitment or (ii) an endorsement to the Title Commitment, or a “marked up” duplicate original of the Title Commitment, in either case reflecting that all requirements of the Title Commitment have been fulfilled or waived and eliminating the “gap exception,” eliminating or modifying the standard ALTA exceptions in accordance with the Title Commitment approved (or deemed approved) by Ground Lessee and any other exceptions not included in the Approved Title to which Ground Lessee has objected, and extending the effective date of coverage through recording of the Memorandum of the Ground Lessee (the “</w:t>
      </w:r>
      <w:r w:rsidR="00F35252" w:rsidRPr="00F35252">
        <w:rPr>
          <w:rFonts w:ascii="Arial" w:eastAsia="Times New Roman" w:hAnsi="Arial" w:cs="Arial"/>
          <w:sz w:val="24"/>
          <w:szCs w:val="24"/>
          <w:u w:val="single"/>
        </w:rPr>
        <w:t>Closing Commitment</w:t>
      </w:r>
      <w:r w:rsidR="00F35252" w:rsidRPr="00F35252">
        <w:rPr>
          <w:rFonts w:ascii="Arial" w:eastAsia="Times New Roman" w:hAnsi="Arial" w:cs="Arial"/>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2D4F26">
        <w:rPr>
          <w:rFonts w:ascii="Arial" w:eastAsia="Times New Roman" w:hAnsi="Arial" w:cs="Arial"/>
          <w:sz w:val="24"/>
          <w:szCs w:val="24"/>
        </w:rPr>
        <w:t>5.3</w:t>
      </w:r>
      <w:r w:rsidRPr="002D4F26">
        <w:rPr>
          <w:rFonts w:ascii="Arial" w:eastAsia="Times New Roman" w:hAnsi="Arial" w:cs="Arial"/>
          <w:sz w:val="24"/>
          <w:szCs w:val="24"/>
        </w:rPr>
        <w:tab/>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Promptly after the Agreement Date, Ground Lessee, at Ground Lessee’s expense, may order a current survey of the Land (the “</w:t>
      </w:r>
      <w:r w:rsidR="00F35252" w:rsidRPr="00F35252">
        <w:rPr>
          <w:rFonts w:ascii="Arial" w:eastAsia="Times New Roman" w:hAnsi="Arial" w:cs="Arial"/>
          <w:sz w:val="24"/>
          <w:szCs w:val="24"/>
          <w:u w:val="single"/>
        </w:rPr>
        <w:t>Survey</w:t>
      </w:r>
      <w:r w:rsidR="00F35252" w:rsidRPr="00F35252">
        <w:rPr>
          <w:rFonts w:ascii="Arial" w:eastAsia="Times New Roman" w:hAnsi="Arial" w:cs="Arial"/>
          <w:sz w:val="24"/>
          <w:szCs w:val="24"/>
        </w:rPr>
        <w:t xml:space="preserve">”).  The Survey will conform to the Minimum Technical Standards for Land Surveying in the State of Florida; and will show and describe the exterior boundaries and corner markers or monuments of the Real Property, the size and location of the Improvements, any encroachments, easements, rights-of-way or other conditions to which the Real Property is subject, all matters for which exception is made in Schedule B, Section 2 of the Title Commitment which can be physically located by survey, and the legal description and area of the Real Property.  If the Survey shows any encroachment, hiatus or other condition which could affect the marketability of title to the Real Property or could have a material adverse effect upon the Intended Development, Ground Lessee shall  have the right to object to such condition pursuant to provisions of Section </w:t>
      </w:r>
      <w:r w:rsidR="00F35252" w:rsidRPr="00F35252">
        <w:rPr>
          <w:rFonts w:ascii="Arial" w:eastAsia="Times New Roman" w:hAnsi="Arial" w:cs="Arial"/>
          <w:sz w:val="24"/>
          <w:szCs w:val="24"/>
          <w:u w:val="single"/>
        </w:rPr>
        <w:t>4.1</w:t>
      </w:r>
      <w:r w:rsidR="00F35252" w:rsidRPr="00F35252">
        <w:rPr>
          <w:rFonts w:ascii="Arial" w:eastAsia="Times New Roman" w:hAnsi="Arial" w:cs="Arial"/>
          <w:sz w:val="24"/>
          <w:szCs w:val="24"/>
        </w:rPr>
        <w:t xml:space="preserve"> hereof.  After approval of the Survey by Ground Lessee, the legal description and area of the Real Property will be as set forth in the Survey.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2D4F26" w:rsidP="00F35252">
      <w:pPr>
        <w:keepNext/>
        <w:keepLines/>
        <w:tabs>
          <w:tab w:val="num" w:pos="360"/>
        </w:tabs>
        <w:spacing w:after="0"/>
        <w:ind w:firstLine="2880"/>
        <w:jc w:val="both"/>
        <w:outlineLvl w:val="0"/>
        <w:rPr>
          <w:rFonts w:ascii="Arial" w:eastAsia="Times New Roman" w:hAnsi="Arial" w:cs="Arial"/>
          <w:bCs/>
          <w:sz w:val="24"/>
          <w:szCs w:val="24"/>
        </w:rPr>
      </w:pPr>
      <w:proofErr w:type="gramStart"/>
      <w:r w:rsidRPr="002D4F26">
        <w:rPr>
          <w:rFonts w:ascii="Arial" w:eastAsia="Times New Roman" w:hAnsi="Arial" w:cs="Arial"/>
          <w:bCs/>
          <w:sz w:val="24"/>
          <w:szCs w:val="24"/>
        </w:rPr>
        <w:t>Section 6.</w:t>
      </w:r>
      <w:proofErr w:type="gramEnd"/>
      <w:r w:rsidRPr="002D4F26">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Lessor’s Representations and Warranties</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hereby represents and warrants to Ground Lessee as of the Agreement Date and as of the Closing Date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6.1</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Lessor has full power and authority to execute, deliver and perform this Agreement and to consummate the transactions contemplated hereby, including the execution, delivery and performance of each of the documents required to be delivered by Ground Lessor to Ground Lessee pursuant to this Agreement, and any and all other documents or instruments necessary or desirable to the consummation hereof.</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6.2</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xml:space="preserve">.  This Agreement has been, and the other documents, instruments and agreements required to be delivered by Ground Lessor pursuant to or in connection with this Agreement will be when executed and delivered, duly authorized, executed and delivered by Ground Lessor and constitute the legal, valid and binding obligations of Ground Lessor enforceable in accordance with their respective terms.  Neither </w:t>
      </w:r>
      <w:r w:rsidR="00F35252" w:rsidRPr="00F35252">
        <w:rPr>
          <w:rFonts w:ascii="Arial" w:eastAsia="Times New Roman" w:hAnsi="Arial" w:cs="Arial"/>
          <w:sz w:val="24"/>
          <w:szCs w:val="24"/>
        </w:rPr>
        <w:lastRenderedPageBreak/>
        <w:t>the execution, delivery or performance of this Agreement, or any document, instrument or agreement required to be delivered by Ground Lessor pursuant hereto, nor the consummation of the transactions contemplated hereby, is prohibited by, or requires Ground Lessor to obtain the consent, approval or authorization of, or notice to or filing or registration with, any Person having jurisdiction over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 w:val="num" w:pos="216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6.3</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Lessor of this Agreement and the performance by Ground Lessor hereunder do not and will not conflict with, or result in a breach of or a default or violation under, any contract, agreement or arrangement to which Ground Lessor is a party, and to Ground Lessor’s knowledge, any statute, decree, judgment, regulation, order or rule of any governmental authority having jurisdiction over Ground Lessor or the Property.  Ground Lessor does not have any knowledge or notice that Ground Lessor is a party to any voluntary or involuntary proceedings under any applicable laws relating to the insolvency, bankruptcy, moratorium or other laws affecting creditors’ rights to the extent that such laws may be applicable to Ground Lessor or the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6.4</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Title to Real Property</w:t>
      </w:r>
      <w:r w:rsidR="00F35252" w:rsidRPr="00F35252">
        <w:rPr>
          <w:rFonts w:ascii="Arial" w:eastAsia="Times New Roman" w:hAnsi="Arial" w:cs="Arial"/>
          <w:sz w:val="24"/>
          <w:szCs w:val="24"/>
        </w:rPr>
        <w:t>.  Ground Lessor has good and marketable fee simple title to the Real Property.</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0"/>
        <w:jc w:val="both"/>
        <w:outlineLvl w:val="1"/>
        <w:rPr>
          <w:rFonts w:ascii="Times New Roman" w:eastAsia="Times New Roman" w:hAnsi="Times New Roman" w:cs="Times New Roman"/>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6.5</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Taxes and Liens</w:t>
      </w:r>
      <w:r w:rsidR="00F35252" w:rsidRPr="00F35252">
        <w:rPr>
          <w:rFonts w:ascii="Arial" w:eastAsia="Times New Roman" w:hAnsi="Arial" w:cs="Arial"/>
          <w:sz w:val="24"/>
          <w:szCs w:val="24"/>
        </w:rPr>
        <w:t xml:space="preserve">.  Except with respect to ad valorem real property taxes for the year of Closing which are not delinquent, Ground Lessor does not have any knowledge or notice that there are any taxes or assessments required to be paid to any federal, state or local authority the non-payment of which heretofore could have resulted, or hereafter could result, in any lien or encumbrance upon any portion of the Real Property. There are no unpaid bills for labor, services or work performed or rendered upon the Real Property, or for materials or supplies furnished or delivered to the Real Property, which could result in the filing of mechanics', materialmen's or laborers' liens upon the Real Property.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E40D0" w:rsidP="006E40D0">
      <w:pPr>
        <w:numPr>
          <w:ilvl w:val="1"/>
          <w:numId w:val="0"/>
        </w:numPr>
        <w:tabs>
          <w:tab w:val="num" w:pos="1080"/>
        </w:tabs>
        <w:spacing w:after="24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2D4F26" w:rsidRPr="002D4F26">
        <w:rPr>
          <w:rFonts w:ascii="Arial" w:eastAsia="Times New Roman" w:hAnsi="Arial" w:cs="Arial"/>
          <w:sz w:val="24"/>
          <w:szCs w:val="24"/>
        </w:rPr>
        <w:t>6.6</w:t>
      </w:r>
      <w:r>
        <w:rPr>
          <w:rFonts w:ascii="Arial" w:eastAsia="Times New Roman" w:hAnsi="Arial" w:cs="Arial"/>
          <w:sz w:val="24"/>
          <w:szCs w:val="24"/>
        </w:rPr>
        <w:t>.</w:t>
      </w:r>
      <w:r w:rsidR="002D4F26" w:rsidRPr="002D4F26">
        <w:rPr>
          <w:rFonts w:ascii="Arial" w:eastAsia="Times New Roman" w:hAnsi="Arial" w:cs="Arial"/>
          <w:sz w:val="24"/>
          <w:szCs w:val="24"/>
        </w:rPr>
        <w:tab/>
      </w:r>
      <w:r w:rsidR="00F35252" w:rsidRPr="00F35252">
        <w:rPr>
          <w:rFonts w:ascii="Arial" w:eastAsia="Times New Roman" w:hAnsi="Arial" w:cs="Arial"/>
          <w:sz w:val="24"/>
          <w:szCs w:val="24"/>
          <w:u w:val="single"/>
        </w:rPr>
        <w:t>Hazardous Sub</w:t>
      </w:r>
      <w:r w:rsidR="002D4F26">
        <w:rPr>
          <w:rFonts w:ascii="Arial" w:eastAsia="Times New Roman" w:hAnsi="Arial" w:cs="Arial"/>
          <w:sz w:val="24"/>
          <w:szCs w:val="24"/>
          <w:u w:val="single"/>
        </w:rPr>
        <w:t>stances.</w:t>
      </w:r>
      <w:r w:rsidR="002D4F26" w:rsidRPr="002D4F26">
        <w:rPr>
          <w:rFonts w:ascii="Arial" w:eastAsia="Times New Roman" w:hAnsi="Arial" w:cs="Arial"/>
          <w:sz w:val="24"/>
          <w:szCs w:val="24"/>
        </w:rPr>
        <w:t xml:space="preserve"> </w:t>
      </w:r>
      <w:r w:rsidR="00655C6A">
        <w:rPr>
          <w:rFonts w:ascii="Arial" w:eastAsia="Times New Roman" w:hAnsi="Arial" w:cs="Arial"/>
          <w:sz w:val="24"/>
          <w:szCs w:val="24"/>
        </w:rPr>
        <w:t xml:space="preserve">Other than the existence of asbestos material, which has been permitted to remain in the Property, so long as not disturbed, </w:t>
      </w:r>
      <w:r w:rsidR="00F35252" w:rsidRPr="00F35252">
        <w:rPr>
          <w:rFonts w:ascii="Arial" w:eastAsia="Times New Roman" w:hAnsi="Arial" w:cs="Arial"/>
          <w:sz w:val="24"/>
          <w:szCs w:val="24"/>
        </w:rPr>
        <w:t xml:space="preserve">Ground Lessor has no notice or knowledge of, and makes no representations as to the existence of,  (i) any Hazardous Substance present on or within the Real Property, or any present or past generation, recycling, reuse, sale, storage, handling, transport and/or disposal of any Hazardous Substance on or within the Real Property; (ii) any failure to comply with any applicable local, state or federal environmental laws, regulations, ordinances or administrative or judicial orders relating to the generation, recycling, reuse, sale, storage, handling, transport and/or disposal of any Hazardous Substance; (iii) there are no past, present or threatened releases </w:t>
      </w:r>
      <w:r w:rsidR="00F35252" w:rsidRPr="00F35252">
        <w:rPr>
          <w:rFonts w:ascii="Arial" w:eastAsia="Times New Roman" w:hAnsi="Arial" w:cs="Arial"/>
          <w:sz w:val="24"/>
          <w:szCs w:val="24"/>
        </w:rPr>
        <w:lastRenderedPageBreak/>
        <w:t xml:space="preserve">of Hazardous Substances in, on, under or from the Property; (iv) there is no threat of any release of Hazardous Substances migrating to the Property; (v) there is no past or present non-compliance with Environmental Laws, or with permits issued pursuant thereto, in connection with the Property; or (vi) has not received any written or oral notice or other communication from any Person (including but not limited to a governmental entity) relating to Hazardous Substances or Remediation thereof, or possible liability of any Person pursuant to any Environmental Law, other environmental conditions in connection with the Property, or any actual or potential administrative or judicial proceedings in connection with any of the foregoing.  </w:t>
      </w:r>
    </w:p>
    <w:p w:rsidR="00F35252" w:rsidRPr="00F35252" w:rsidRDefault="00F35252" w:rsidP="00655C6A">
      <w:pPr>
        <w:spacing w:after="0"/>
        <w:ind w:firstLine="2880"/>
        <w:jc w:val="both"/>
        <w:outlineLvl w:val="1"/>
        <w:rPr>
          <w:rFonts w:ascii="Arial" w:eastAsia="Times New Roman" w:hAnsi="Arial" w:cs="Arial"/>
          <w:sz w:val="24"/>
          <w:szCs w:val="24"/>
        </w:rPr>
      </w:pPr>
      <w:r w:rsidRPr="00F35252">
        <w:rPr>
          <w:rFonts w:ascii="Arial" w:eastAsia="Times New Roman" w:hAnsi="Arial" w:cs="Arial"/>
          <w:sz w:val="24"/>
          <w:szCs w:val="24"/>
        </w:rPr>
        <w:t>6.7</w:t>
      </w:r>
      <w:r w:rsidR="006E40D0">
        <w:rPr>
          <w:rFonts w:ascii="Arial" w:eastAsia="Times New Roman" w:hAnsi="Arial" w:cs="Arial"/>
          <w:sz w:val="24"/>
          <w:szCs w:val="24"/>
        </w:rPr>
        <w:t>.</w:t>
      </w:r>
      <w:r w:rsidRPr="00F35252">
        <w:rPr>
          <w:rFonts w:ascii="Arial" w:eastAsia="Times New Roman" w:hAnsi="Arial" w:cs="Arial"/>
          <w:sz w:val="24"/>
          <w:szCs w:val="24"/>
        </w:rPr>
        <w:t xml:space="preserve"> </w:t>
      </w:r>
      <w:r w:rsidRPr="00F35252">
        <w:rPr>
          <w:rFonts w:ascii="Arial" w:eastAsia="Times New Roman" w:hAnsi="Arial" w:cs="Arial"/>
          <w:sz w:val="24"/>
          <w:szCs w:val="24"/>
        </w:rPr>
        <w:tab/>
      </w:r>
      <w:r w:rsidRPr="00F35252">
        <w:rPr>
          <w:rFonts w:ascii="Arial" w:eastAsia="Times New Roman" w:hAnsi="Arial" w:cs="Arial"/>
          <w:sz w:val="24"/>
          <w:szCs w:val="24"/>
          <w:u w:val="single"/>
        </w:rPr>
        <w:t>ADA</w:t>
      </w:r>
      <w:r w:rsidRPr="00F35252">
        <w:rPr>
          <w:rFonts w:ascii="Arial" w:eastAsia="Times New Roman" w:hAnsi="Arial" w:cs="Arial"/>
          <w:sz w:val="24"/>
          <w:szCs w:val="24"/>
        </w:rPr>
        <w:t>.</w:t>
      </w:r>
      <w:r w:rsidRPr="00F35252">
        <w:rPr>
          <w:rFonts w:ascii="Arial" w:eastAsia="Times New Roman" w:hAnsi="Arial" w:cs="Arial"/>
          <w:sz w:val="24"/>
          <w:szCs w:val="24"/>
        </w:rPr>
        <w:tab/>
        <w:t xml:space="preserve">Ground Lessor has no notice or knowledge of (i) any written or oral notice or other communication of </w:t>
      </w:r>
      <w:r w:rsidRPr="00655C6A">
        <w:rPr>
          <w:rFonts w:ascii="Arial" w:eastAsia="Times New Roman" w:hAnsi="Arial" w:cs="Arial"/>
          <w:sz w:val="24"/>
          <w:szCs w:val="24"/>
        </w:rPr>
        <w:t xml:space="preserve">any violation or threat of alleged violation of ADA </w:t>
      </w:r>
      <w:r w:rsidRPr="00F35252">
        <w:rPr>
          <w:rFonts w:ascii="Arial" w:eastAsia="Times New Roman" w:hAnsi="Arial" w:cs="Arial"/>
          <w:sz w:val="24"/>
          <w:szCs w:val="24"/>
        </w:rPr>
        <w:t>from any source whatsoever (including but not limited to a governmental entity) relating in any way to the ADA or compliance therewith, possible liability of any person pursuant to the ADA, or any actual or potential administrative or judicial proceedings involving the ADA, or (ii) violations of any ADA regulations in the Real Property.</w:t>
      </w:r>
    </w:p>
    <w:p w:rsidR="00F35252" w:rsidRPr="00F35252" w:rsidRDefault="006E40D0" w:rsidP="00F35252">
      <w:pPr>
        <w:spacing w:after="0"/>
        <w:ind w:firstLine="4320"/>
        <w:jc w:val="both"/>
        <w:rPr>
          <w:rFonts w:ascii="Arial" w:eastAsia="Times New Roman" w:hAnsi="Arial" w:cs="Arial"/>
          <w:sz w:val="24"/>
          <w:szCs w:val="24"/>
        </w:rPr>
      </w:pPr>
      <w:r>
        <w:rPr>
          <w:rFonts w:ascii="Arial" w:eastAsia="Times New Roman" w:hAnsi="Arial" w:cs="Arial"/>
          <w:sz w:val="24"/>
          <w:szCs w:val="24"/>
        </w:rPr>
        <w:tab/>
      </w:r>
    </w:p>
    <w:p w:rsidR="00F35252" w:rsidRPr="00F35252" w:rsidRDefault="00F35252" w:rsidP="00F35252">
      <w:pPr>
        <w:numPr>
          <w:ilvl w:val="1"/>
          <w:numId w:val="14"/>
        </w:numPr>
        <w:spacing w:after="240"/>
        <w:jc w:val="both"/>
        <w:outlineLvl w:val="1"/>
        <w:rPr>
          <w:rFonts w:ascii="Arial" w:eastAsia="Times New Roman" w:hAnsi="Arial" w:cs="Arial"/>
          <w:vanish/>
          <w:sz w:val="24"/>
          <w:szCs w:val="24"/>
          <w:u w:val="single"/>
        </w:rPr>
      </w:pPr>
    </w:p>
    <w:p w:rsidR="00F35252" w:rsidRPr="00655C6A" w:rsidRDefault="006E40D0" w:rsidP="00655C6A">
      <w:pPr>
        <w:numPr>
          <w:ilvl w:val="1"/>
          <w:numId w:val="0"/>
        </w:numPr>
        <w:tabs>
          <w:tab w:val="num" w:pos="1080"/>
          <w:tab w:val="num" w:pos="4420"/>
        </w:tabs>
        <w:spacing w:after="240"/>
        <w:jc w:val="both"/>
        <w:outlineLvl w:val="1"/>
        <w:rPr>
          <w:rFonts w:ascii="Arial" w:eastAsia="Times New Roman" w:hAnsi="Arial" w:cs="Arial"/>
          <w:sz w:val="24"/>
          <w:szCs w:val="24"/>
        </w:rPr>
      </w:pPr>
      <w:r>
        <w:rPr>
          <w:rFonts w:ascii="Arial" w:eastAsia="Times New Roman" w:hAnsi="Arial" w:cs="Arial"/>
          <w:sz w:val="24"/>
          <w:szCs w:val="24"/>
        </w:rPr>
        <w:tab/>
        <w:t xml:space="preserve">                           </w:t>
      </w:r>
      <w:r w:rsidR="00DC4AF1" w:rsidRPr="00DC4AF1">
        <w:rPr>
          <w:rFonts w:ascii="Arial" w:eastAsia="Times New Roman" w:hAnsi="Arial" w:cs="Arial"/>
          <w:sz w:val="24"/>
          <w:szCs w:val="24"/>
        </w:rPr>
        <w:t>6.8</w:t>
      </w:r>
      <w:r>
        <w:rPr>
          <w:rFonts w:ascii="Arial" w:eastAsia="Times New Roman" w:hAnsi="Arial" w:cs="Arial"/>
          <w:sz w:val="24"/>
          <w:szCs w:val="24"/>
        </w:rPr>
        <w:t xml:space="preserve">. </w:t>
      </w:r>
      <w:r w:rsidR="00F35252" w:rsidRPr="00F35252">
        <w:rPr>
          <w:rFonts w:ascii="Arial" w:eastAsia="Times New Roman" w:hAnsi="Arial" w:cs="Arial"/>
          <w:sz w:val="24"/>
          <w:szCs w:val="24"/>
          <w:u w:val="single"/>
        </w:rPr>
        <w:t>Licenses and Violations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5.7</w:t>
      </w:r>
      <w:r w:rsidR="00F35252" w:rsidRPr="00F35252">
        <w:rPr>
          <w:rFonts w:ascii="Arial" w:eastAsia="Times New Roman" w:hAnsi="Arial" w:cs="Arial"/>
          <w:sz w:val="24"/>
          <w:szCs w:val="24"/>
        </w:rPr>
        <w:t xml:space="preserve"> is a true, correct and complete list of the certificates and occupational licenses (“Licenses”</w:t>
      </w:r>
      <w:proofErr w:type="gramStart"/>
      <w:r w:rsidR="00F35252" w:rsidRPr="00F35252">
        <w:rPr>
          <w:rFonts w:ascii="Arial" w:eastAsia="Times New Roman" w:hAnsi="Arial" w:cs="Arial"/>
          <w:sz w:val="24"/>
          <w:szCs w:val="24"/>
        </w:rPr>
        <w:t>)“</w:t>
      </w:r>
      <w:proofErr w:type="gramEnd"/>
      <w:r w:rsidR="00F35252" w:rsidRPr="00F35252">
        <w:rPr>
          <w:rFonts w:ascii="Arial" w:eastAsia="Times New Roman" w:hAnsi="Arial" w:cs="Arial"/>
          <w:sz w:val="24"/>
          <w:szCs w:val="24"/>
        </w:rPr>
        <w:t xml:space="preserve"> as of the Agreement Date.  Ground Lessor does not have any knowledge or notice that it does not have all Licenses necessary to operate the Improvements as they are currently being used.  Ground Lessor shall assign and transfer to Ground Lessee all transferable Permits and licenses, none of which Ground Lessor has any notice or information that are delinquent or in default.  To the best of Ground Lessor’s knowledge there are no presently outstanding and uncured notices of any violations of any law with respect to the Property, and, to the best of Ground Lessor’s knowledge, no person capable of issuing such notice of violation has threatened to issue a notice of violations.  </w:t>
      </w: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6.9</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DC4AF1">
        <w:rPr>
          <w:rFonts w:ascii="Arial" w:eastAsia="Times New Roman" w:hAnsi="Arial" w:cs="Arial"/>
          <w:sz w:val="24"/>
          <w:szCs w:val="24"/>
          <w:u w:val="single"/>
        </w:rPr>
        <w:t xml:space="preserve">Contracts </w:t>
      </w:r>
      <w:r w:rsidR="00F35252" w:rsidRPr="00F35252">
        <w:rPr>
          <w:rFonts w:ascii="Arial" w:eastAsia="Times New Roman" w:hAnsi="Arial" w:cs="Arial"/>
          <w:sz w:val="24"/>
          <w:szCs w:val="24"/>
          <w:u w:val="single"/>
        </w:rPr>
        <w:t>and Inspection Materials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5.8</w:t>
      </w:r>
      <w:r w:rsidR="00F35252" w:rsidRPr="00F35252">
        <w:rPr>
          <w:rFonts w:ascii="Arial" w:eastAsia="Times New Roman" w:hAnsi="Arial" w:cs="Arial"/>
          <w:sz w:val="24"/>
          <w:szCs w:val="24"/>
        </w:rPr>
        <w:t xml:space="preserve"> is a true, correct and complete list of the Contracts as of the Agreement Date.  Ground Lessor warrants that true and correct copies of all Contracts have been delivered by Ground Lessor to Ground Lessee.  Each of the Contracts is in good standing and not in default, and is in full force and effect, enforceable in accordance with its terms and there are no sales commissions or finder's fees due in connection with any Contracts.  To the best of Ground Lessor's knowledge, no event has occurred which constitutes, or which with the passage of time or the giving of notice, or both, would constitute a default under or breach of any Contract or which would excuse performance by any party thereto.  </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DC4AF1" w:rsidRPr="00DC4AF1">
        <w:rPr>
          <w:rFonts w:ascii="Arial" w:eastAsia="Times New Roman" w:hAnsi="Arial" w:cs="Arial"/>
          <w:sz w:val="24"/>
          <w:szCs w:val="24"/>
        </w:rPr>
        <w:t>6.10</w:t>
      </w:r>
      <w:r w:rsidR="006E40D0">
        <w:rPr>
          <w:rFonts w:ascii="Arial" w:eastAsia="Times New Roman" w:hAnsi="Arial" w:cs="Arial"/>
          <w:sz w:val="24"/>
          <w:szCs w:val="24"/>
        </w:rPr>
        <w:t>.</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Litigation and Other Proceedings</w:t>
      </w:r>
      <w:r w:rsidR="00F35252" w:rsidRPr="00F35252">
        <w:rPr>
          <w:rFonts w:ascii="Arial" w:eastAsia="Times New Roman" w:hAnsi="Arial" w:cs="Arial"/>
          <w:sz w:val="24"/>
          <w:szCs w:val="24"/>
        </w:rPr>
        <w:t xml:space="preserve">.  There are no actions, suits and proceedings pending, or, to the best of Ground Lessor’s </w:t>
      </w:r>
      <w:r w:rsidR="00F35252" w:rsidRPr="00F35252">
        <w:rPr>
          <w:rFonts w:ascii="Arial" w:eastAsia="Times New Roman" w:hAnsi="Arial" w:cs="Arial"/>
          <w:sz w:val="24"/>
          <w:szCs w:val="24"/>
        </w:rPr>
        <w:lastRenderedPageBreak/>
        <w:t xml:space="preserve">knowledge, threatened, against or concerning any portion of the Property.  Ground Lessor knows of no fact not recited in this Agreement which could provide a basis for an investigation, action, suit, dispute, proceeding or claim which would or could materially and adversely affect the Property or the ownership, use and/or development of any portion thereof.  Neither the Property nor Ground Lessor </w:t>
      </w:r>
      <w:proofErr w:type="gramStart"/>
      <w:r w:rsidR="00F35252" w:rsidRPr="00F35252">
        <w:rPr>
          <w:rFonts w:ascii="Arial" w:eastAsia="Times New Roman" w:hAnsi="Arial" w:cs="Arial"/>
          <w:sz w:val="24"/>
          <w:szCs w:val="24"/>
        </w:rPr>
        <w:t>are</w:t>
      </w:r>
      <w:proofErr w:type="gramEnd"/>
      <w:r w:rsidR="00F35252" w:rsidRPr="00F35252">
        <w:rPr>
          <w:rFonts w:ascii="Arial" w:eastAsia="Times New Roman" w:hAnsi="Arial" w:cs="Arial"/>
          <w:sz w:val="24"/>
          <w:szCs w:val="24"/>
        </w:rPr>
        <w:t xml:space="preserve"> named a party to any continuing court or administrative order, writ, injunction or decree applicable to the Property or to the ownership, use and/or development of the Property.  To the best of Ground Lessor’s knowledge, there are no outstanding judgments, orders, writs, injunctions or decrees of any federal, state, regional, local or other government department, commission, board, bureau, agency or instrumentality having jurisdiction over the Property which constitute or could constitute or impose a lien upon the Real Property, or which adversely affect the ownership, use and/or development of the Real Property or any portion thereof.  Ground Lessor has received no notice of any pending or threatened condemnation, taking or similar proceeding affecting the Real Property or any portion thereof, or any pending public improvements in or about any portion of the Real Property which could result in, nor has Ground Lessor received any notice of, special assessments or any re-assessments against or affecting any of the Land.</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6.11.</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Leases</w:t>
      </w:r>
      <w:r w:rsidR="00F35252" w:rsidRPr="00F35252">
        <w:rPr>
          <w:rFonts w:ascii="Arial" w:eastAsia="Times New Roman" w:hAnsi="Arial" w:cs="Arial"/>
          <w:sz w:val="24"/>
          <w:szCs w:val="24"/>
        </w:rPr>
        <w:t xml:space="preserve">.  </w:t>
      </w:r>
      <w:r w:rsidR="00F35252" w:rsidRPr="00F35252">
        <w:rPr>
          <w:rFonts w:ascii="Arial" w:eastAsia="Times New Roman" w:hAnsi="Arial" w:cs="Arial"/>
          <w:b/>
          <w:bCs/>
          <w:sz w:val="24"/>
          <w:szCs w:val="24"/>
          <w:u w:val="single"/>
        </w:rPr>
        <w:t>Schedule 5.10</w:t>
      </w:r>
      <w:r w:rsidR="00F35252" w:rsidRPr="00F35252">
        <w:rPr>
          <w:rFonts w:ascii="Arial" w:eastAsia="Times New Roman" w:hAnsi="Arial" w:cs="Arial"/>
          <w:sz w:val="24"/>
          <w:szCs w:val="24"/>
        </w:rPr>
        <w:t xml:space="preserve"> is a true and correct Rent Roll of existing tenants.  Except rent commissions owed to Biscay Realty Management, Inc., a Florida corporation, there are no brokerage, leasing or other commissions or other compensations or fees payable (or which may become payable) in connection with the Leases. There are no oral agreements or side agreements with the Tenants.  There are no parties in possession of the Real Property other than the Tenants under the Leases.</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E62707" w:rsidP="00E62707">
      <w:pPr>
        <w:numPr>
          <w:ilvl w:val="1"/>
          <w:numId w:val="0"/>
        </w:numPr>
        <w:tabs>
          <w:tab w:val="num" w:pos="1080"/>
        </w:tabs>
        <w:spacing w:after="0"/>
        <w:jc w:val="both"/>
        <w:outlineLvl w:val="1"/>
        <w:rPr>
          <w:rFonts w:ascii="Arial" w:eastAsia="Times New Roman" w:hAnsi="Arial" w:cs="Arial"/>
          <w:sz w:val="24"/>
          <w:szCs w:val="24"/>
        </w:rPr>
      </w:pP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Pr>
          <w:rFonts w:ascii="Arial" w:eastAsia="Times New Roman" w:hAnsi="Arial" w:cs="Arial"/>
          <w:sz w:val="24"/>
          <w:szCs w:val="24"/>
        </w:rPr>
        <w:tab/>
      </w:r>
      <w:r w:rsidR="006E40D0">
        <w:rPr>
          <w:rFonts w:ascii="Arial" w:eastAsia="Times New Roman" w:hAnsi="Arial" w:cs="Arial"/>
          <w:sz w:val="24"/>
          <w:szCs w:val="24"/>
        </w:rPr>
        <w:t>6.12.</w:t>
      </w:r>
      <w:r w:rsidR="00DC4AF1" w:rsidRPr="00DC4AF1">
        <w:rPr>
          <w:rFonts w:ascii="Arial" w:eastAsia="Times New Roman" w:hAnsi="Arial" w:cs="Arial"/>
          <w:sz w:val="24"/>
          <w:szCs w:val="24"/>
        </w:rPr>
        <w:tab/>
      </w:r>
      <w:r w:rsidR="00F35252" w:rsidRPr="00F35252">
        <w:rPr>
          <w:rFonts w:ascii="Arial" w:eastAsia="Times New Roman" w:hAnsi="Arial" w:cs="Arial"/>
          <w:sz w:val="24"/>
          <w:szCs w:val="24"/>
          <w:u w:val="single"/>
        </w:rPr>
        <w:t>No Commitments</w:t>
      </w:r>
      <w:r w:rsidR="00DC4AF1">
        <w:rPr>
          <w:rFonts w:ascii="Arial" w:eastAsia="Times New Roman" w:hAnsi="Arial" w:cs="Arial"/>
          <w:sz w:val="24"/>
          <w:szCs w:val="24"/>
        </w:rPr>
        <w:t xml:space="preserve">. </w:t>
      </w:r>
      <w:r w:rsidR="00F35252" w:rsidRPr="00F35252">
        <w:rPr>
          <w:rFonts w:ascii="Arial" w:eastAsia="Times New Roman" w:hAnsi="Arial" w:cs="Arial"/>
          <w:sz w:val="24"/>
          <w:szCs w:val="24"/>
        </w:rPr>
        <w:t>No commitments or agreements have been or will be made to any governmental authority, utility company, school board, church or other religious body, any homeowners association, or any other organization, group or individual, relating to the Property which would impose an obligation upon the Ground Lessee, including, without limitation, to make any contribution or dedication of money or land or to construct, install or maintain any improvements or a public or private nature on or off the Property, or otherwise impose any liability on Ground Lessee.</w:t>
      </w:r>
    </w:p>
    <w:p w:rsidR="00F35252" w:rsidRPr="00F35252" w:rsidRDefault="00F35252" w:rsidP="00F35252">
      <w:pPr>
        <w:spacing w:after="0"/>
        <w:ind w:firstLine="4320"/>
        <w:jc w:val="both"/>
        <w:rPr>
          <w:rFonts w:ascii="Times New Roman" w:eastAsia="Times New Roman" w:hAnsi="Times New Roman" w:cs="Times New Roman"/>
          <w:sz w:val="24"/>
          <w:szCs w:val="24"/>
        </w:rPr>
      </w:pPr>
    </w:p>
    <w:p w:rsidR="00F35252" w:rsidRPr="00F35252" w:rsidRDefault="00F35252" w:rsidP="00655C6A">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 xml:space="preserve">The statements and information of Ground Lessor set forth in this Agreement are, and on and as of the Closing Date will be, true and correct in every material respect; and no representation or warranty by Ground Lessor in this Agreement, or any statement, certificate or attachment furnished or to be furnished by Ground Lessor to Ground Lessee pursuant to this Agreement, or in connection with the transactions contemplated by this Agreement, contains any untrue statement of a material fact, or omits to state a material fact </w:t>
      </w:r>
      <w:r w:rsidRPr="00F35252">
        <w:rPr>
          <w:rFonts w:ascii="Arial" w:eastAsia="Times New Roman" w:hAnsi="Arial" w:cs="Arial"/>
          <w:sz w:val="24"/>
          <w:szCs w:val="24"/>
        </w:rPr>
        <w:lastRenderedPageBreak/>
        <w:t xml:space="preserve">necessary to make the statements contained herein or therein not misleading. </w:t>
      </w:r>
      <w:r w:rsidRPr="00F35252">
        <w:rPr>
          <w:rFonts w:ascii="Arial" w:eastAsia="Times New Roman" w:hAnsi="Arial" w:cs="Arial"/>
          <w:noProof/>
          <w:sz w:val="24"/>
          <w:szCs w:val="24"/>
        </w:rPr>
        <w:t xml:space="preserve"> </w:t>
      </w:r>
      <w:r w:rsidRPr="00F35252">
        <w:rPr>
          <w:rFonts w:ascii="Arial" w:eastAsia="Times New Roman" w:hAnsi="Arial" w:cs="Arial"/>
          <w:sz w:val="24"/>
          <w:szCs w:val="24"/>
        </w:rPr>
        <w:t>The representations, warranties and covenants set forth herein will survive Closing for a period of six months.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DC4AF1">
        <w:rPr>
          <w:rFonts w:ascii="Arial" w:eastAsia="Times New Roman" w:hAnsi="Arial" w:cs="Arial"/>
          <w:bCs/>
          <w:sz w:val="24"/>
          <w:szCs w:val="24"/>
        </w:rPr>
        <w:t>Section 7.</w:t>
      </w:r>
      <w:proofErr w:type="gramEnd"/>
      <w:r w:rsidRPr="00DC4AF1">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Ground Lessee’s Representations and Warranties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Ground Lessee hereby represents and warrants to Ground Lessor as follows:</w:t>
      </w:r>
    </w:p>
    <w:p w:rsidR="00F35252" w:rsidRPr="00F35252" w:rsidRDefault="00F35252" w:rsidP="00F35252">
      <w:pPr>
        <w:spacing w:after="0"/>
        <w:ind w:firstLine="2880"/>
        <w:jc w:val="both"/>
        <w:rPr>
          <w:rFonts w:ascii="Arial" w:eastAsia="Times New Roman" w:hAnsi="Arial" w:cs="Arial"/>
          <w:sz w:val="24"/>
          <w:szCs w:val="24"/>
        </w:rPr>
      </w:pPr>
    </w:p>
    <w:p w:rsidR="00F35252" w:rsidRPr="00F35252" w:rsidRDefault="00DC4AF1"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7.1.</w:t>
      </w:r>
      <w:r w:rsidRPr="00DC4AF1">
        <w:rPr>
          <w:rFonts w:ascii="Arial" w:eastAsia="Times New Roman" w:hAnsi="Arial" w:cs="Arial"/>
          <w:sz w:val="24"/>
          <w:szCs w:val="24"/>
        </w:rPr>
        <w:tab/>
      </w:r>
      <w:r w:rsidR="00F35252" w:rsidRPr="00F35252">
        <w:rPr>
          <w:rFonts w:ascii="Arial" w:eastAsia="Times New Roman" w:hAnsi="Arial" w:cs="Arial"/>
          <w:sz w:val="24"/>
          <w:szCs w:val="24"/>
          <w:u w:val="single"/>
        </w:rPr>
        <w:t>Power and Authority</w:t>
      </w:r>
      <w:r w:rsidR="00F35252" w:rsidRPr="00F35252">
        <w:rPr>
          <w:rFonts w:ascii="Arial" w:eastAsia="Times New Roman" w:hAnsi="Arial" w:cs="Arial"/>
          <w:sz w:val="24"/>
          <w:szCs w:val="24"/>
        </w:rPr>
        <w:t>.  Ground Lessee has full power and authority to execute, deliver and perform this Agreement and to consummate the transactions contemplated hereby, including the execution, delivery and performance of each of the documents required to be delivered by Ground Lessee to Ground Lessor pursuant to this Agreement, and any and all other documents or instruments necessary or required for the consummation hereof.</w:t>
      </w: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7.2.</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Due Execution and Performance</w:t>
      </w:r>
      <w:r w:rsidR="00F35252" w:rsidRPr="00F35252">
        <w:rPr>
          <w:rFonts w:ascii="Arial" w:eastAsia="Times New Roman" w:hAnsi="Arial" w:cs="Arial"/>
          <w:sz w:val="24"/>
          <w:szCs w:val="24"/>
        </w:rPr>
        <w:t>.  This Agreement has been, and the documents, instruments and agreements required to be delivered by Ground Lessee pursuant to or in connection with this Agreement will be when executed and delivered, duly executed and delivered by Ground Lessee and constitute the legal, valid and binding obligations of Ground Lessee enforceable in accordance with their respective terms.  Neither the execution, delivery or performance of this Agreement, or any document, instrument or agreement required to be delivered by Ground Lessee pursuant hereto, nor the consummation of the transactions contemplated hereby, is prohibited by, or requires Ground Lessee to obtain the consent, approval or authorization of, or notice to or filing or registration with, any Person.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05DD6"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05DD6">
        <w:rPr>
          <w:rFonts w:ascii="Arial" w:eastAsia="Times New Roman" w:hAnsi="Arial" w:cs="Arial"/>
          <w:sz w:val="24"/>
          <w:szCs w:val="24"/>
        </w:rPr>
        <w:t>7.3</w:t>
      </w:r>
      <w:r w:rsidRPr="00605DD6">
        <w:rPr>
          <w:rFonts w:ascii="Arial" w:eastAsia="Times New Roman" w:hAnsi="Arial" w:cs="Arial"/>
          <w:sz w:val="24"/>
          <w:szCs w:val="24"/>
        </w:rPr>
        <w:tab/>
      </w:r>
      <w:r w:rsidR="00F35252" w:rsidRPr="00F35252">
        <w:rPr>
          <w:rFonts w:ascii="Arial" w:eastAsia="Times New Roman" w:hAnsi="Arial" w:cs="Arial"/>
          <w:sz w:val="24"/>
          <w:szCs w:val="24"/>
          <w:u w:val="single"/>
        </w:rPr>
        <w:t>Absence of Conflicts</w:t>
      </w:r>
      <w:r w:rsidR="00F35252" w:rsidRPr="00F35252">
        <w:rPr>
          <w:rFonts w:ascii="Arial" w:eastAsia="Times New Roman" w:hAnsi="Arial" w:cs="Arial"/>
          <w:sz w:val="24"/>
          <w:szCs w:val="24"/>
        </w:rPr>
        <w:t>.  The execution and delivery by Ground Lessee of this Agreement and the performance by Ground Lessee of its obligations hereunder do not and will not, to the best of Ground Lessee’s knowledge, conflict with, or result in a breach of or a default or violation under, any contract, agreement or arrangement to which Ground Lessee is a party, or any statute, decree, judgment, regulation, order or rule of any governmental authority having jurisdiction over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spacing w:after="0"/>
        <w:ind w:firstLine="2880"/>
        <w:jc w:val="both"/>
        <w:rPr>
          <w:rFonts w:ascii="Arial" w:eastAsia="Times New Roman" w:hAnsi="Arial" w:cs="Arial"/>
          <w:sz w:val="24"/>
          <w:szCs w:val="24"/>
        </w:rPr>
      </w:pPr>
      <w:r w:rsidRPr="00F35252">
        <w:rPr>
          <w:rFonts w:ascii="Arial" w:eastAsia="Times New Roman" w:hAnsi="Arial" w:cs="Arial"/>
          <w:sz w:val="24"/>
          <w:szCs w:val="24"/>
        </w:rPr>
        <w:t xml:space="preserve">The statements and information of Ground Lessee set forth in this Agreement are, and on and as of the Closing Date will be, true and correct in every material respect; and no representation or warranty by Ground Lessee in this Agreement, or any statement, certificate or attachment furnished or to be furnished by Ground Lessee to Ground Lessor pursuant to this Agreement, or in connection with the transactions contemplated by this Agreement, contains any untrue statement of a material fact, or omits to state a material fact necessary to make the statements contained herein or therein not </w:t>
      </w:r>
      <w:r w:rsidRPr="00F35252">
        <w:rPr>
          <w:rFonts w:ascii="Arial" w:eastAsia="Times New Roman" w:hAnsi="Arial" w:cs="Arial"/>
          <w:sz w:val="24"/>
          <w:szCs w:val="24"/>
        </w:rPr>
        <w:lastRenderedPageBreak/>
        <w:t>misleading. The representations, warranties and covenants set forth herein shall survive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8</w:t>
      </w:r>
      <w:r>
        <w:rPr>
          <w:rFonts w:ascii="Arial" w:eastAsia="Times New Roman" w:hAnsi="Arial" w:cs="Arial"/>
          <w:bCs/>
          <w:sz w:val="24"/>
          <w:szCs w:val="24"/>
        </w:rPr>
        <w:t>.</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Conditions Precedent to 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8.1.</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 xml:space="preserve">Ground </w:t>
      </w:r>
      <w:r w:rsidR="00082869">
        <w:rPr>
          <w:rFonts w:ascii="Arial" w:eastAsia="Times New Roman" w:hAnsi="Arial" w:cs="Arial"/>
          <w:sz w:val="24"/>
          <w:szCs w:val="24"/>
          <w:u w:val="single"/>
        </w:rPr>
        <w:t xml:space="preserve">Lessee’s </w:t>
      </w:r>
      <w:r w:rsidR="00F35252" w:rsidRPr="00F35252">
        <w:rPr>
          <w:rFonts w:ascii="Arial" w:eastAsia="Times New Roman" w:hAnsi="Arial" w:cs="Arial"/>
          <w:sz w:val="24"/>
          <w:szCs w:val="24"/>
          <w:u w:val="single"/>
        </w:rPr>
        <w:t>Conditions</w:t>
      </w:r>
      <w:r w:rsidR="00F35252" w:rsidRPr="00F35252">
        <w:rPr>
          <w:rFonts w:ascii="Arial" w:eastAsia="Times New Roman" w:hAnsi="Arial" w:cs="Arial"/>
          <w:sz w:val="24"/>
          <w:szCs w:val="24"/>
        </w:rPr>
        <w:t>.  The obligation of Ground Lessee to close the transaction which is the subject of this Agreement is subject to the fulfillment as of the Closing Date of each of the following conditions, unless any unfulfilled condition is specifically and expressly waived in writing by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Correctness of Ground Lessor’s Representations and Warranties</w:t>
      </w:r>
      <w:r w:rsidR="00F35252" w:rsidRPr="00F35252">
        <w:rPr>
          <w:rFonts w:ascii="Arial" w:eastAsia="Times New Roman" w:hAnsi="Arial" w:cs="Arial"/>
          <w:bCs/>
          <w:sz w:val="24"/>
          <w:szCs w:val="24"/>
        </w:rPr>
        <w:t>.  Each of the representations and warranties of Ground Lessor set forth in this Agreement will have been true and complete in all material respects when made and will be true and correct in all material respects on the Closing Date as if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(b)</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Condition of Real Property</w:t>
      </w:r>
      <w:r w:rsidR="00F35252" w:rsidRPr="00F35252">
        <w:rPr>
          <w:rFonts w:ascii="Arial" w:eastAsia="Times New Roman" w:hAnsi="Arial" w:cs="Arial"/>
          <w:bCs/>
          <w:sz w:val="24"/>
          <w:szCs w:val="24"/>
        </w:rPr>
        <w:t xml:space="preserve">.  Ground Lessor will have maintained the Real Property diligently and in good faith and will have used its best efforts to preserve the Real Property in the same state of condition and repair as exists at  the expiration of the Inspection Period, as may be extended pursuant to Section 4.2 hereof.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(c)</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Compliance by Ground Lessor with Agreement</w:t>
      </w:r>
      <w:r w:rsidR="00F35252" w:rsidRPr="00F35252">
        <w:rPr>
          <w:rFonts w:ascii="Arial" w:eastAsia="Times New Roman" w:hAnsi="Arial" w:cs="Arial"/>
          <w:bCs/>
          <w:sz w:val="24"/>
          <w:szCs w:val="24"/>
        </w:rPr>
        <w:t>.  Ground Lessor will have performed and complied in all respects with all agreements, undertakings and obligations which are required to be performed by Ground Lessor or by which Ground Lessor are required to comply at or prior to the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(d)</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Document Deliveries</w:t>
      </w:r>
      <w:r w:rsidR="00F35252" w:rsidRPr="00F35252">
        <w:rPr>
          <w:rFonts w:ascii="Arial" w:eastAsia="Times New Roman" w:hAnsi="Arial" w:cs="Arial"/>
          <w:bCs/>
          <w:sz w:val="24"/>
          <w:szCs w:val="24"/>
        </w:rPr>
        <w:t xml:space="preserve">.  Ground Lessor will deliver at Closing all documents and other items specified in Section </w:t>
      </w:r>
      <w:r w:rsidR="00F35252" w:rsidRPr="00F35252">
        <w:rPr>
          <w:rFonts w:ascii="Arial" w:eastAsia="Times New Roman" w:hAnsi="Arial" w:cs="Arial"/>
          <w:bCs/>
          <w:sz w:val="24"/>
          <w:szCs w:val="24"/>
          <w:u w:val="single"/>
        </w:rPr>
        <w:t>9.3</w:t>
      </w:r>
      <w:r w:rsidR="00F35252" w:rsidRPr="00F35252">
        <w:rPr>
          <w:rFonts w:ascii="Arial" w:eastAsia="Times New Roman" w:hAnsi="Arial" w:cs="Arial"/>
          <w:bCs/>
          <w:sz w:val="24"/>
          <w:szCs w:val="24"/>
        </w:rPr>
        <w:t xml:space="preserve"> hereof.</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(e)</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 xml:space="preserve">Tenant </w:t>
      </w:r>
      <w:proofErr w:type="gramStart"/>
      <w:r w:rsidR="00F35252" w:rsidRPr="00F35252">
        <w:rPr>
          <w:rFonts w:ascii="Arial" w:eastAsia="Times New Roman" w:hAnsi="Arial" w:cs="Arial"/>
          <w:bCs/>
          <w:sz w:val="24"/>
          <w:szCs w:val="24"/>
          <w:u w:val="single"/>
        </w:rPr>
        <w:t xml:space="preserve">Estoppel </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Lessee will have received executed estoppel certificates from all the tenants under the Leases in the form attached hereto as </w:t>
      </w:r>
      <w:r w:rsidR="00F35252" w:rsidRPr="00F35252">
        <w:rPr>
          <w:rFonts w:ascii="Arial" w:eastAsia="Times New Roman" w:hAnsi="Arial" w:cs="Arial"/>
          <w:b/>
          <w:bCs/>
          <w:sz w:val="24"/>
          <w:szCs w:val="24"/>
          <w:u w:val="single"/>
        </w:rPr>
        <w:t xml:space="preserve">Form 1. </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8.2.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Failure of Condition(s)</w:t>
      </w:r>
      <w:r w:rsidR="00F35252" w:rsidRPr="00F35252">
        <w:rPr>
          <w:rFonts w:ascii="Arial" w:eastAsia="Times New Roman" w:hAnsi="Arial" w:cs="Arial"/>
          <w:sz w:val="24"/>
          <w:szCs w:val="24"/>
        </w:rPr>
        <w:t xml:space="preserve">.  If any condition(s) precedent set forth in  Section </w:t>
      </w:r>
      <w:r w:rsidR="00F35252" w:rsidRPr="00F35252">
        <w:rPr>
          <w:rFonts w:ascii="Arial" w:eastAsia="Times New Roman" w:hAnsi="Arial" w:cs="Arial"/>
          <w:sz w:val="24"/>
          <w:szCs w:val="24"/>
          <w:u w:val="single"/>
        </w:rPr>
        <w:t>8.1</w:t>
      </w:r>
      <w:r w:rsidR="00F35252" w:rsidRPr="00F35252">
        <w:rPr>
          <w:rFonts w:ascii="Arial" w:eastAsia="Times New Roman" w:hAnsi="Arial" w:cs="Arial"/>
          <w:sz w:val="24"/>
          <w:szCs w:val="24"/>
        </w:rPr>
        <w:t xml:space="preserve"> is not satisfied as of the date specified for satisfaction, Ground Lessee  may, in its sole and complete discretion, either (i) waive satisfaction of such condition(s) and proceed to Closing or terminate the Agreement, in which case Ground Lessee shall receive a return of the entire </w:t>
      </w:r>
      <w:r w:rsidR="00F35252" w:rsidRPr="00F35252">
        <w:rPr>
          <w:rFonts w:ascii="Arial" w:eastAsia="Times New Roman" w:hAnsi="Arial" w:cs="Arial"/>
          <w:sz w:val="24"/>
          <w:szCs w:val="24"/>
        </w:rPr>
        <w:lastRenderedPageBreak/>
        <w:t>amount of the Deposit</w:t>
      </w:r>
      <w:r w:rsidR="00082869">
        <w:rPr>
          <w:rFonts w:ascii="Arial" w:eastAsia="Times New Roman" w:hAnsi="Arial" w:cs="Arial"/>
          <w:sz w:val="24"/>
          <w:szCs w:val="24"/>
        </w:rPr>
        <w:t xml:space="preserve"> subject to Sec. </w:t>
      </w:r>
      <w:r w:rsidR="00082869" w:rsidRPr="00082869">
        <w:rPr>
          <w:rFonts w:ascii="Arial" w:eastAsia="Times New Roman" w:hAnsi="Arial" w:cs="Arial"/>
          <w:sz w:val="24"/>
          <w:szCs w:val="24"/>
          <w:u w:val="single"/>
        </w:rPr>
        <w:t>2.1</w:t>
      </w:r>
      <w:r w:rsidR="00F35252" w:rsidRPr="00F35252">
        <w:rPr>
          <w:rFonts w:ascii="Arial" w:eastAsia="Times New Roman" w:hAnsi="Arial" w:cs="Arial"/>
          <w:sz w:val="24"/>
          <w:szCs w:val="24"/>
        </w:rPr>
        <w:t>,  and thereafter this Agreement shall  be null and void and the parties hereto shall  have no further rights or obligations hereunder except with respect to the Inspection Indemnity and the Confidentiality Obligation.</w:t>
      </w:r>
    </w:p>
    <w:p w:rsidR="00082869"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p>
    <w:p w:rsidR="00082869" w:rsidRPr="00F35252" w:rsidRDefault="00082869"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8.3.</w:t>
      </w:r>
      <w:r>
        <w:rPr>
          <w:rFonts w:ascii="Arial" w:eastAsia="Times New Roman" w:hAnsi="Arial" w:cs="Arial"/>
          <w:sz w:val="24"/>
          <w:szCs w:val="24"/>
        </w:rPr>
        <w:tab/>
      </w:r>
      <w:r>
        <w:rPr>
          <w:rFonts w:ascii="Arial" w:eastAsia="Times New Roman" w:hAnsi="Arial" w:cs="Arial"/>
          <w:sz w:val="24"/>
          <w:szCs w:val="24"/>
          <w:u w:val="single"/>
        </w:rPr>
        <w:t>Ground Lessor’s Conditions</w:t>
      </w:r>
      <w:r>
        <w:rPr>
          <w:rFonts w:ascii="Arial" w:eastAsia="Times New Roman" w:hAnsi="Arial" w:cs="Arial"/>
          <w:sz w:val="24"/>
          <w:szCs w:val="24"/>
        </w:rPr>
        <w:t>.  The obligation of Ground Lessor to close this transaction is subject to its lender, First Citizens Bank approving the term of the Ground Lease.</w:t>
      </w:r>
      <w:r>
        <w:rPr>
          <w:rFonts w:ascii="Arial" w:eastAsia="Times New Roman" w:hAnsi="Arial" w:cs="Arial"/>
          <w:sz w:val="24"/>
          <w:szCs w:val="24"/>
        </w:rPr>
        <w:tab/>
      </w:r>
    </w:p>
    <w:p w:rsidR="00F35252" w:rsidRDefault="00F35252" w:rsidP="00F35252">
      <w:pPr>
        <w:spacing w:after="0"/>
        <w:jc w:val="both"/>
        <w:rPr>
          <w:rFonts w:ascii="Times New Roman" w:eastAsia="Times New Roman" w:hAnsi="Times New Roman" w:cs="Times New Roman"/>
          <w:sz w:val="24"/>
          <w:szCs w:val="24"/>
        </w:rPr>
      </w:pPr>
    </w:p>
    <w:p w:rsidR="00E51689" w:rsidRPr="00F35252" w:rsidRDefault="00E51689" w:rsidP="00F35252">
      <w:pPr>
        <w:spacing w:after="0"/>
        <w:jc w:val="both"/>
        <w:rPr>
          <w:rFonts w:ascii="Times New Roman" w:eastAsia="Times New Roman" w:hAnsi="Times New Roman" w:cs="Times New Roman"/>
          <w:sz w:val="24"/>
          <w:szCs w:val="24"/>
        </w:rPr>
      </w:pPr>
    </w:p>
    <w:p w:rsidR="00F35252" w:rsidRPr="00F35252" w:rsidRDefault="00066ED8"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066ED8">
        <w:rPr>
          <w:rFonts w:ascii="Arial" w:eastAsia="Times New Roman" w:hAnsi="Arial" w:cs="Arial"/>
          <w:bCs/>
          <w:sz w:val="24"/>
          <w:szCs w:val="24"/>
        </w:rPr>
        <w:t>Section 9.</w:t>
      </w:r>
      <w:proofErr w:type="gramEnd"/>
      <w:r w:rsidRPr="00066ED8">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Closing</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55C6A" w:rsidP="00F35252">
      <w:pPr>
        <w:numPr>
          <w:ilvl w:val="1"/>
          <w:numId w:val="0"/>
        </w:numPr>
        <w:tabs>
          <w:tab w:val="num" w:pos="1080"/>
        </w:tabs>
        <w:spacing w:after="0"/>
        <w:ind w:firstLine="2880"/>
        <w:jc w:val="both"/>
        <w:outlineLvl w:val="1"/>
        <w:rPr>
          <w:rFonts w:ascii="Arial" w:eastAsia="Times New Roman" w:hAnsi="Arial" w:cs="Arial"/>
          <w:sz w:val="24"/>
          <w:szCs w:val="24"/>
        </w:rPr>
      </w:pPr>
      <w:r>
        <w:rPr>
          <w:rFonts w:ascii="Arial" w:eastAsia="Times New Roman" w:hAnsi="Arial" w:cs="Arial"/>
          <w:sz w:val="24"/>
          <w:szCs w:val="24"/>
        </w:rPr>
        <w:t>9.1.</w:t>
      </w:r>
      <w:r>
        <w:rPr>
          <w:rFonts w:ascii="Arial" w:eastAsia="Times New Roman" w:hAnsi="Arial" w:cs="Arial"/>
          <w:sz w:val="24"/>
          <w:szCs w:val="24"/>
        </w:rPr>
        <w:tab/>
      </w:r>
      <w:r w:rsidR="00F35252" w:rsidRPr="00F35252">
        <w:rPr>
          <w:rFonts w:ascii="Arial" w:eastAsia="Times New Roman" w:hAnsi="Arial" w:cs="Arial"/>
          <w:sz w:val="24"/>
          <w:szCs w:val="24"/>
          <w:u w:val="single"/>
        </w:rPr>
        <w:t>Time and Place</w:t>
      </w:r>
      <w:r w:rsidR="00F35252" w:rsidRPr="00F35252">
        <w:rPr>
          <w:rFonts w:ascii="Arial" w:eastAsia="Times New Roman" w:hAnsi="Arial" w:cs="Arial"/>
          <w:sz w:val="24"/>
          <w:szCs w:val="24"/>
        </w:rPr>
        <w:t>.  Unless extended pursuant to the provisions of this Agreement, the Closing will take place commencing at 10:00 A.M. at the office of Patricia O. Espinosa, P.A</w:t>
      </w:r>
      <w:proofErr w:type="gramStart"/>
      <w:r w:rsidR="00F35252" w:rsidRPr="00F35252">
        <w:rPr>
          <w:rFonts w:ascii="Arial" w:eastAsia="Times New Roman" w:hAnsi="Arial" w:cs="Arial"/>
          <w:sz w:val="24"/>
          <w:szCs w:val="24"/>
        </w:rPr>
        <w:t>. ,</w:t>
      </w:r>
      <w:proofErr w:type="gramEnd"/>
      <w:r w:rsidR="00F35252" w:rsidRPr="00F35252">
        <w:rPr>
          <w:rFonts w:ascii="Arial" w:eastAsia="Times New Roman" w:hAnsi="Arial" w:cs="Arial"/>
          <w:sz w:val="24"/>
          <w:szCs w:val="24"/>
        </w:rPr>
        <w:t xml:space="preserve"> 2950 SW 27 Avenue, Suite 210, Miami, Florida 33133, , or at such other time and/or location as the parties agree, on the date that is no later than sixty (60) days after the Agreement Date (the “</w:t>
      </w:r>
      <w:r w:rsidR="00F35252" w:rsidRPr="00F35252">
        <w:rPr>
          <w:rFonts w:ascii="Arial" w:eastAsia="Times New Roman" w:hAnsi="Arial" w:cs="Arial"/>
          <w:sz w:val="24"/>
          <w:szCs w:val="24"/>
          <w:u w:val="single"/>
        </w:rPr>
        <w:t>Closing Date</w:t>
      </w:r>
      <w:r w:rsidR="00F35252" w:rsidRPr="00F35252">
        <w:rPr>
          <w:rFonts w:ascii="Arial" w:eastAsia="Times New Roman" w:hAnsi="Arial" w:cs="Arial"/>
          <w:sz w:val="24"/>
          <w:szCs w:val="24"/>
        </w:rPr>
        <w:t>”), or as may be extended by mutual agreement of the parties hereto.</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9.2.</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Closing Expenses</w:t>
      </w:r>
      <w:r w:rsidR="00F35252" w:rsidRPr="00F35252">
        <w:rPr>
          <w:rFonts w:ascii="Arial" w:eastAsia="Times New Roman" w:hAnsi="Arial" w:cs="Arial"/>
          <w:sz w:val="24"/>
          <w:szCs w:val="24"/>
        </w:rPr>
        <w:t>.  At or before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Ground Lessor will pay the title search fee, the cost of recording any corrective instruments, the cost of recording the Memorandum of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r w:rsidR="00F35252" w:rsidRPr="00F35252">
        <w:rPr>
          <w:rFonts w:ascii="Arial" w:eastAsia="Times New Roman" w:hAnsi="Arial" w:cs="Arial"/>
          <w:bCs/>
          <w:sz w:val="24"/>
          <w:szCs w:val="24"/>
        </w:rPr>
        <w:t>Ground Lessee will pay the cost of the Survey and the premium for the Closing Commitment and Title Policy;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r w:rsidR="00E51689">
        <w:rPr>
          <w:rFonts w:ascii="Arial" w:eastAsia="Times New Roman" w:hAnsi="Arial" w:cs="Arial"/>
          <w:bCs/>
          <w:sz w:val="24"/>
          <w:szCs w:val="24"/>
        </w:rPr>
        <w:t>E</w:t>
      </w:r>
      <w:r w:rsidR="00F35252" w:rsidRPr="00F35252">
        <w:rPr>
          <w:rFonts w:ascii="Arial" w:eastAsia="Times New Roman" w:hAnsi="Arial" w:cs="Arial"/>
          <w:bCs/>
          <w:sz w:val="24"/>
          <w:szCs w:val="24"/>
        </w:rPr>
        <w:t>ach party will pay any fees due to its attorneys or other consultants.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9.3.</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of Documents by Ground Lessor</w:t>
      </w:r>
      <w:r w:rsidR="00F35252" w:rsidRPr="00F35252">
        <w:rPr>
          <w:rFonts w:ascii="Arial" w:eastAsia="Times New Roman" w:hAnsi="Arial" w:cs="Arial"/>
          <w:sz w:val="24"/>
          <w:szCs w:val="24"/>
        </w:rPr>
        <w:t>.  At the Closing, in addition to any other documents specifically required to be delivered or acts required to be done pursuant to this Agreement, Ground Lessor will deliver or cause to be delivered to Ground Lessee the following (all of which will be in form reasonably acceptable to Ground Lessee):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r w:rsidR="00F35252" w:rsidRPr="00F35252">
        <w:rPr>
          <w:rFonts w:ascii="Arial" w:eastAsia="Times New Roman" w:hAnsi="Arial" w:cs="Arial"/>
          <w:bCs/>
          <w:sz w:val="24"/>
          <w:szCs w:val="24"/>
        </w:rPr>
        <w:t xml:space="preserve">an executed Ground Lease (said Ground Lease shall include, among other things, provisions to permit Ground Lessee to obtain financing and requiring the reasonable cooperation of Ground Lessor so long as the terms of </w:t>
      </w:r>
      <w:r w:rsidR="00F35252" w:rsidRPr="00F35252">
        <w:rPr>
          <w:rFonts w:ascii="Arial" w:eastAsia="Times New Roman" w:hAnsi="Arial" w:cs="Arial"/>
          <w:bCs/>
          <w:sz w:val="24"/>
          <w:szCs w:val="24"/>
        </w:rPr>
        <w:lastRenderedPageBreak/>
        <w:t>the Ground Lease are not changed and that such cooperation is at no cost or expense to Ground Lessor);</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Memorandum of Lease;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assignment of the Proprietary Rights, Permits, Licenses, Leases and such Contracts as Ground Lessee elects, in its sole discretion, to accept;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Lessor authorizing the execution and delivery of this Agreement and the consummation of the transactions contemplated hereby;</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A41D1A" w:rsidRPr="00F35252" w:rsidRDefault="00066ED8" w:rsidP="00A41D1A">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(e)</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w:t>
      </w:r>
      <w:proofErr w:type="gramEnd"/>
      <w:r w:rsidR="00F35252" w:rsidRPr="00F35252">
        <w:rPr>
          <w:rFonts w:ascii="Arial" w:eastAsia="Times New Roman" w:hAnsi="Arial" w:cs="Arial"/>
          <w:bCs/>
          <w:sz w:val="24"/>
          <w:szCs w:val="24"/>
        </w:rPr>
        <w:t xml:space="preserve"> Subordination, Non-Disturbance and Attornment Agreement from any Ground Lessor’s mortgagees in effect at the time of Closing.</w:t>
      </w:r>
      <w:r w:rsidR="00A41D1A">
        <w:rPr>
          <w:rFonts w:ascii="Arial" w:eastAsia="Times New Roman" w:hAnsi="Arial" w:cs="Arial"/>
          <w:bCs/>
          <w:sz w:val="24"/>
          <w:szCs w:val="24"/>
        </w:rPr>
        <w:t xml:space="preserve"> </w:t>
      </w:r>
      <w:bookmarkStart w:id="91" w:name="_GoBack"/>
      <w:bookmarkEnd w:id="91"/>
      <w:r w:rsidR="00A41D1A">
        <w:rPr>
          <w:rFonts w:ascii="Arial" w:eastAsia="Times New Roman" w:hAnsi="Arial" w:cs="Arial"/>
          <w:bCs/>
          <w:sz w:val="24"/>
          <w:szCs w:val="24"/>
        </w:rPr>
        <w:t>If Ground Lessor’s mortgagee does not subordinate its mortgage to a construction lender, then Ground Lessor shall payoff said mortgage.</w:t>
      </w:r>
    </w:p>
    <w:p w:rsidR="00F35252" w:rsidRPr="00F35252" w:rsidRDefault="00F35252" w:rsidP="00F35252">
      <w:pPr>
        <w:spacing w:after="0"/>
        <w:ind w:left="4410" w:firstLine="2070"/>
        <w:jc w:val="both"/>
        <w:outlineLvl w:val="2"/>
        <w:rPr>
          <w:rFonts w:ascii="Arial" w:eastAsia="Times New Roman" w:hAnsi="Arial" w:cs="Arial"/>
          <w:bCs/>
          <w:sz w:val="24"/>
          <w:szCs w:val="24"/>
        </w:rPr>
      </w:pPr>
      <w:r w:rsidRPr="00F35252">
        <w:rPr>
          <w:rFonts w:ascii="Arial" w:eastAsia="Times New Roman" w:hAnsi="Arial" w:cs="Arial"/>
          <w:bCs/>
          <w:sz w:val="24"/>
          <w:szCs w:val="24"/>
        </w:rPr>
        <w:t xml:space="preserve">  </w:t>
      </w: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(f)</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of Ground Lessor dated as of the Closing Date, which (i) certifies that (A) the representations and warranties of Ground Lessor contained in this Agreement are true on and as of the Closing Date in all material respects with the same effect as if said representations and warranties were made on and as of the Closing Date; (B) there are no unpaid bills for labor, materials or services to the Real Property, and no labor, services or materials have been undertaken or supplied to the Real Property, by or upon order of Ground Lessor or its agents which could be the basis for any claims against the Real Property; and (C) no Person other than Ground Lessee and existing mortgages has any right or claim to possession of the Real Property, and (ii) contains such other certifications and undertakings as are customarily required to induce the Underwriter to issue the Closing Commitment to Ground Lessee at Closing;</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(g)</w:t>
      </w:r>
      <w:r>
        <w:rPr>
          <w:rFonts w:ascii="Arial" w:eastAsia="Times New Roman" w:hAnsi="Arial" w:cs="Arial"/>
          <w:bCs/>
          <w:sz w:val="24"/>
          <w:szCs w:val="24"/>
        </w:rPr>
        <w:tab/>
      </w:r>
      <w:r w:rsidR="00F35252" w:rsidRPr="00F35252">
        <w:rPr>
          <w:rFonts w:ascii="Arial" w:eastAsia="Times New Roman" w:hAnsi="Arial" w:cs="Arial"/>
          <w:bCs/>
          <w:sz w:val="24"/>
          <w:szCs w:val="24"/>
        </w:rPr>
        <w:t>an executed affidavit complying with the provisions of Section 1445(b)(2) of the Internal Revenue Code of 1954, as amended, and, where not applicable, Ground Lessor will comply with withholding requirements thereunder; and</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(h)</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such</w:t>
      </w:r>
      <w:proofErr w:type="gramEnd"/>
      <w:r w:rsidR="00F35252" w:rsidRPr="00F35252">
        <w:rPr>
          <w:rFonts w:ascii="Arial" w:eastAsia="Times New Roman" w:hAnsi="Arial" w:cs="Arial"/>
          <w:bCs/>
          <w:sz w:val="24"/>
          <w:szCs w:val="24"/>
        </w:rPr>
        <w:t xml:space="preserve"> other documents, instruments and affidavits as Ground Lessee and/or Title Agent may reasonably </w:t>
      </w:r>
      <w:r w:rsidR="00F35252" w:rsidRPr="00A41D1A">
        <w:rPr>
          <w:rFonts w:ascii="Arial" w:eastAsia="Times New Roman" w:hAnsi="Arial" w:cs="Arial"/>
          <w:bCs/>
          <w:sz w:val="24"/>
          <w:szCs w:val="24"/>
        </w:rPr>
        <w:t>request.</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9.4.</w:t>
      </w:r>
      <w:r w:rsidRPr="00066ED8">
        <w:rPr>
          <w:rFonts w:ascii="Arial" w:eastAsia="Times New Roman" w:hAnsi="Arial" w:cs="Arial"/>
          <w:sz w:val="24"/>
          <w:szCs w:val="24"/>
        </w:rPr>
        <w:tab/>
      </w:r>
      <w:r w:rsidR="00F35252" w:rsidRPr="00F35252">
        <w:rPr>
          <w:rFonts w:ascii="Arial" w:eastAsia="Times New Roman" w:hAnsi="Arial" w:cs="Arial"/>
          <w:sz w:val="24"/>
          <w:szCs w:val="24"/>
          <w:u w:val="single"/>
        </w:rPr>
        <w:t>Delivery by Ground Lessee</w:t>
      </w:r>
      <w:r w:rsidR="00F35252" w:rsidRPr="00F35252">
        <w:rPr>
          <w:rFonts w:ascii="Arial" w:eastAsia="Times New Roman" w:hAnsi="Arial" w:cs="Arial"/>
          <w:sz w:val="24"/>
          <w:szCs w:val="24"/>
        </w:rPr>
        <w:t>.  At Closing, in addition to any documents or other items specifically required to be delivered or required to be done pursuant to this Agreement, Ground Lessee will deliver or cause to be delivered to Ground Lessor:</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(a)</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an</w:t>
      </w:r>
      <w:proofErr w:type="gramEnd"/>
      <w:r w:rsidR="00F35252" w:rsidRPr="00F35252">
        <w:rPr>
          <w:rFonts w:ascii="Arial" w:eastAsia="Times New Roman" w:hAnsi="Arial" w:cs="Arial"/>
          <w:bCs/>
          <w:sz w:val="24"/>
          <w:szCs w:val="24"/>
        </w:rPr>
        <w:t xml:space="preserve"> executed Ground Lease;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(b)</w:t>
      </w:r>
      <w:r>
        <w:rPr>
          <w:rFonts w:ascii="Arial" w:eastAsia="Times New Roman" w:hAnsi="Arial" w:cs="Arial"/>
          <w:bCs/>
          <w:sz w:val="24"/>
          <w:szCs w:val="24"/>
        </w:rPr>
        <w:tab/>
      </w:r>
      <w:proofErr w:type="gramStart"/>
      <w:r w:rsidR="00F35252" w:rsidRPr="00F35252">
        <w:rPr>
          <w:rFonts w:ascii="Arial" w:eastAsia="Times New Roman" w:hAnsi="Arial" w:cs="Arial"/>
          <w:bCs/>
          <w:sz w:val="24"/>
          <w:szCs w:val="24"/>
        </w:rPr>
        <w:t>certified</w:t>
      </w:r>
      <w:proofErr w:type="gramEnd"/>
      <w:r w:rsidR="00F35252" w:rsidRPr="00F35252">
        <w:rPr>
          <w:rFonts w:ascii="Arial" w:eastAsia="Times New Roman" w:hAnsi="Arial" w:cs="Arial"/>
          <w:bCs/>
          <w:sz w:val="24"/>
          <w:szCs w:val="24"/>
        </w:rPr>
        <w:t xml:space="preserve"> copies of resolutions of the Ground Lessee authorizing the execution and delivery of this Agreement and the consummation of the transactions contemplated hereby;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(c)</w:t>
      </w:r>
      <w:r>
        <w:rPr>
          <w:rFonts w:ascii="Arial" w:eastAsia="Times New Roman" w:hAnsi="Arial" w:cs="Arial"/>
          <w:bCs/>
          <w:sz w:val="24"/>
          <w:szCs w:val="24"/>
        </w:rPr>
        <w:tab/>
      </w:r>
      <w:proofErr w:type="gramStart"/>
      <w:r>
        <w:rPr>
          <w:rFonts w:ascii="Arial" w:eastAsia="Times New Roman" w:hAnsi="Arial" w:cs="Arial"/>
          <w:bCs/>
          <w:sz w:val="24"/>
          <w:szCs w:val="24"/>
        </w:rPr>
        <w:t>competent</w:t>
      </w:r>
      <w:proofErr w:type="gramEnd"/>
      <w:r>
        <w:rPr>
          <w:rFonts w:ascii="Arial" w:eastAsia="Times New Roman" w:hAnsi="Arial" w:cs="Arial"/>
          <w:bCs/>
          <w:sz w:val="24"/>
          <w:szCs w:val="24"/>
        </w:rPr>
        <w:t xml:space="preserve"> substantial documentary evidence the Ground Lessee has the funding necessary to commence and complete the Intended Development. </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Pr>
          <w:rFonts w:ascii="Arial" w:eastAsia="Times New Roman" w:hAnsi="Arial" w:cs="Arial"/>
          <w:bCs/>
          <w:sz w:val="24"/>
          <w:szCs w:val="24"/>
        </w:rPr>
        <w:t>(d)</w:t>
      </w:r>
      <w:r w:rsidR="00066ED8">
        <w:rPr>
          <w:rFonts w:ascii="Arial" w:eastAsia="Times New Roman" w:hAnsi="Arial" w:cs="Arial"/>
          <w:bCs/>
          <w:sz w:val="24"/>
          <w:szCs w:val="24"/>
        </w:rPr>
        <w:tab/>
      </w:r>
      <w:r w:rsidR="00F35252" w:rsidRPr="00F35252">
        <w:rPr>
          <w:rFonts w:ascii="Arial" w:eastAsia="Times New Roman" w:hAnsi="Arial" w:cs="Arial"/>
          <w:bCs/>
          <w:sz w:val="24"/>
          <w:szCs w:val="24"/>
        </w:rPr>
        <w:t>a certificate of Ground Lessee dated as of the Closing Date, certifying that the representations and warranties of Ground Lessee contained in this Agreement are true on and as of the Closing Date in all material respects with the same effect as if said representations and warranties were made on and as of the Closing Date.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55C6A" w:rsidP="00F35252">
      <w:pPr>
        <w:spacing w:after="0"/>
        <w:ind w:left="1440" w:firstLine="2070"/>
        <w:jc w:val="both"/>
        <w:rPr>
          <w:rFonts w:ascii="Arial" w:eastAsia="Times New Roman" w:hAnsi="Arial" w:cs="Arial"/>
          <w:sz w:val="24"/>
          <w:szCs w:val="24"/>
        </w:rPr>
      </w:pPr>
      <w:r>
        <w:rPr>
          <w:rFonts w:ascii="Arial" w:eastAsia="Times New Roman" w:hAnsi="Arial" w:cs="Arial"/>
          <w:sz w:val="24"/>
          <w:szCs w:val="24"/>
        </w:rPr>
        <w:t>(e)</w:t>
      </w:r>
      <w:r w:rsidR="00F35252" w:rsidRPr="00F35252">
        <w:rPr>
          <w:rFonts w:ascii="Arial" w:eastAsia="Times New Roman" w:hAnsi="Arial" w:cs="Arial"/>
          <w:sz w:val="24"/>
          <w:szCs w:val="24"/>
        </w:rPr>
        <w:tab/>
        <w:t>The monthly rent payment due on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day of the month after the Closing Date in the amount of $20,833.33 plus applicable Florida sales tax, plus the prorated amount of rent from the Closing Date to the 1</w:t>
      </w:r>
      <w:r w:rsidR="00F35252" w:rsidRPr="00F35252">
        <w:rPr>
          <w:rFonts w:ascii="Arial" w:eastAsia="Times New Roman" w:hAnsi="Arial" w:cs="Arial"/>
          <w:sz w:val="24"/>
          <w:szCs w:val="24"/>
          <w:vertAlign w:val="superscript"/>
        </w:rPr>
        <w:t>st</w:t>
      </w:r>
      <w:r w:rsidR="00F35252" w:rsidRPr="00F35252">
        <w:rPr>
          <w:rFonts w:ascii="Arial" w:eastAsia="Times New Roman" w:hAnsi="Arial" w:cs="Arial"/>
          <w:sz w:val="24"/>
          <w:szCs w:val="24"/>
        </w:rPr>
        <w:t xml:space="preserve"> of the month. </w:t>
      </w:r>
    </w:p>
    <w:p w:rsidR="00F35252" w:rsidRPr="00F35252" w:rsidRDefault="00F35252" w:rsidP="00F35252">
      <w:pPr>
        <w:spacing w:after="0"/>
        <w:ind w:firstLine="2070"/>
        <w:jc w:val="both"/>
        <w:rPr>
          <w:rFonts w:ascii="Arial" w:eastAsia="Times New Roman" w:hAnsi="Arial" w:cs="Arial"/>
          <w:sz w:val="24"/>
          <w:szCs w:val="24"/>
        </w:rPr>
      </w:pPr>
    </w:p>
    <w:p w:rsidR="00F35252" w:rsidRPr="00F35252" w:rsidRDefault="00655C6A" w:rsidP="00F35252">
      <w:pPr>
        <w:spacing w:after="240"/>
        <w:ind w:left="1440" w:firstLine="2070"/>
        <w:jc w:val="both"/>
        <w:outlineLvl w:val="2"/>
        <w:rPr>
          <w:rFonts w:ascii="Arial" w:eastAsia="Times New Roman" w:hAnsi="Arial" w:cs="Arial"/>
          <w:bCs/>
          <w:sz w:val="24"/>
          <w:szCs w:val="26"/>
        </w:rPr>
      </w:pPr>
      <w:r>
        <w:rPr>
          <w:rFonts w:ascii="Arial" w:eastAsia="Times New Roman" w:hAnsi="Arial" w:cs="Arial"/>
          <w:bCs/>
          <w:sz w:val="24"/>
          <w:szCs w:val="26"/>
        </w:rPr>
        <w:t>(f)</w:t>
      </w:r>
      <w:r w:rsidR="00F35252" w:rsidRPr="00F35252">
        <w:rPr>
          <w:rFonts w:ascii="Arial" w:eastAsia="Times New Roman" w:hAnsi="Arial" w:cs="Arial"/>
          <w:bCs/>
          <w:sz w:val="24"/>
          <w:szCs w:val="26"/>
        </w:rPr>
        <w:tab/>
        <w:t>Increase the Security Deposit with Escrow Agent to $500,000.00</w:t>
      </w:r>
    </w:p>
    <w:p w:rsidR="00F35252" w:rsidRPr="00F35252" w:rsidRDefault="00066ED8"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066ED8">
        <w:rPr>
          <w:rFonts w:ascii="Arial" w:eastAsia="Times New Roman" w:hAnsi="Arial" w:cs="Arial"/>
          <w:sz w:val="24"/>
          <w:szCs w:val="24"/>
        </w:rPr>
        <w:t>9.5</w:t>
      </w:r>
      <w:r w:rsidRPr="00066ED8">
        <w:rPr>
          <w:rFonts w:ascii="Arial" w:eastAsia="Times New Roman" w:hAnsi="Arial" w:cs="Arial"/>
          <w:sz w:val="24"/>
          <w:szCs w:val="24"/>
        </w:rPr>
        <w:tab/>
      </w:r>
      <w:proofErr w:type="spellStart"/>
      <w:r w:rsidR="00F35252" w:rsidRPr="00F35252">
        <w:rPr>
          <w:rFonts w:ascii="Arial" w:eastAsia="Times New Roman" w:hAnsi="Arial" w:cs="Arial"/>
          <w:sz w:val="24"/>
          <w:szCs w:val="24"/>
          <w:u w:val="single"/>
        </w:rPr>
        <w:t>Prorations</w:t>
      </w:r>
      <w:proofErr w:type="spellEnd"/>
      <w:r w:rsidR="00F35252" w:rsidRPr="00F35252">
        <w:rPr>
          <w:rFonts w:ascii="Arial" w:eastAsia="Times New Roman" w:hAnsi="Arial" w:cs="Arial"/>
          <w:sz w:val="24"/>
          <w:szCs w:val="24"/>
        </w:rPr>
        <w:t>.  Except as otherwise specifically set forth in this Agreement, all revenues, expenses (excluding insurance costs and premiums unless Ground Lessee specifically elects to assume Ground Lessor's existing insurance coverage), deposits, impounds and similar items receivable or payable in connection with the ownership and operation of the Property, including the following items, will be prorated as of 12:01 A.M. on the Closing Date, on the basis of the actual number of days of possession and control of the Property by Ground Lessee and Ground Lessor relative to the applicable period:</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066ED8"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066ED8">
        <w:rPr>
          <w:rFonts w:ascii="Arial" w:eastAsia="Times New Roman" w:hAnsi="Arial" w:cs="Arial"/>
          <w:bCs/>
          <w:sz w:val="24"/>
          <w:szCs w:val="24"/>
        </w:rPr>
        <w:t>(a)</w:t>
      </w:r>
      <w:r w:rsidRPr="00066ED8">
        <w:rPr>
          <w:rFonts w:ascii="Arial" w:eastAsia="Times New Roman" w:hAnsi="Arial" w:cs="Arial"/>
          <w:bCs/>
          <w:sz w:val="24"/>
          <w:szCs w:val="24"/>
        </w:rPr>
        <w:tab/>
      </w:r>
      <w:r w:rsidR="00F35252" w:rsidRPr="00F35252">
        <w:rPr>
          <w:rFonts w:ascii="Arial" w:eastAsia="Times New Roman" w:hAnsi="Arial" w:cs="Arial"/>
          <w:bCs/>
          <w:sz w:val="24"/>
          <w:szCs w:val="24"/>
          <w:u w:val="single"/>
        </w:rPr>
        <w:t>Real Property Taxes</w:t>
      </w:r>
      <w:r w:rsidR="00F35252" w:rsidRPr="00F35252">
        <w:rPr>
          <w:rFonts w:ascii="Arial" w:eastAsia="Times New Roman" w:hAnsi="Arial" w:cs="Arial"/>
          <w:bCs/>
          <w:sz w:val="24"/>
          <w:szCs w:val="24"/>
        </w:rPr>
        <w:t xml:space="preserve">.  Ad valorem property taxes affecting or related to, the Property.  Ad valorem </w:t>
      </w:r>
      <w:r w:rsidR="00F35252" w:rsidRPr="00F35252">
        <w:rPr>
          <w:rFonts w:ascii="Arial" w:eastAsia="Times New Roman" w:hAnsi="Arial" w:cs="Arial"/>
          <w:bCs/>
          <w:sz w:val="24"/>
          <w:szCs w:val="24"/>
        </w:rPr>
        <w:lastRenderedPageBreak/>
        <w:t xml:space="preserve">property taxes will be prorated on the basis of actual taxes for the year of Closing, if known, or otherwise on the basis of ad valorem property taxes for the immediately preceding year subject to </w:t>
      </w:r>
      <w:proofErr w:type="spellStart"/>
      <w:r w:rsidR="00F35252" w:rsidRPr="00F35252">
        <w:rPr>
          <w:rFonts w:ascii="Arial" w:eastAsia="Times New Roman" w:hAnsi="Arial" w:cs="Arial"/>
          <w:bCs/>
          <w:sz w:val="24"/>
          <w:szCs w:val="24"/>
        </w:rPr>
        <w:t>reproration</w:t>
      </w:r>
      <w:proofErr w:type="spellEnd"/>
      <w:r w:rsidR="00F35252" w:rsidRPr="00F35252">
        <w:rPr>
          <w:rFonts w:ascii="Arial" w:eastAsia="Times New Roman" w:hAnsi="Arial" w:cs="Arial"/>
          <w:bCs/>
          <w:sz w:val="24"/>
          <w:szCs w:val="24"/>
        </w:rPr>
        <w:t xml:space="preserve"> at the request of either party when the actual tax bill for the year of Closing is available.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(b)</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Current Rent</w:t>
      </w:r>
      <w:r w:rsidR="00F35252" w:rsidRPr="00F35252">
        <w:rPr>
          <w:rFonts w:ascii="Arial" w:eastAsia="Times New Roman" w:hAnsi="Arial" w:cs="Arial"/>
          <w:bCs/>
          <w:sz w:val="24"/>
          <w:szCs w:val="24"/>
        </w:rPr>
        <w:t>.  Rent and other sums paid pursuant to the Leases for and with respect to the calendar month in which the Closing occurs.</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(c)</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Security Deposits and Prepaid Rents</w:t>
      </w:r>
      <w:r w:rsidR="00F35252" w:rsidRPr="00F35252">
        <w:rPr>
          <w:rFonts w:ascii="Arial" w:eastAsia="Times New Roman" w:hAnsi="Arial" w:cs="Arial"/>
          <w:bCs/>
          <w:sz w:val="24"/>
          <w:szCs w:val="24"/>
        </w:rPr>
        <w:t>.  Ground Lessor will deliver to Ground Lessee the amount of all security deposits and advance payments of rent, together with interest, if any, accrued thereon, which have theretofore been deposited with Ground Lessor or its predecessors in title by or on behalf of Tenants, as set forth in the Leases.  Ground Lessor will not accept  any portion of a security deposit under the Leases after the Agreement Date and will not accept any advance payments of rent except as specifically approved by Ground Lessee.</w:t>
      </w:r>
    </w:p>
    <w:p w:rsidR="00F35252" w:rsidRPr="00F35252" w:rsidRDefault="00F35252" w:rsidP="00F35252">
      <w:pPr>
        <w:spacing w:after="0"/>
        <w:ind w:firstLine="2070"/>
        <w:jc w:val="both"/>
        <w:rPr>
          <w:rFonts w:ascii="Times New Roman" w:eastAsia="Times New Roman" w:hAnsi="Times New Roman" w:cs="Times New Roman"/>
          <w:sz w:val="24"/>
          <w:szCs w:val="24"/>
        </w:rPr>
      </w:pPr>
    </w:p>
    <w:p w:rsidR="00F35252" w:rsidRPr="00F35252" w:rsidRDefault="006C7474" w:rsidP="00F35252">
      <w:pPr>
        <w:numPr>
          <w:ilvl w:val="2"/>
          <w:numId w:val="0"/>
        </w:numPr>
        <w:tabs>
          <w:tab w:val="num" w:pos="3330"/>
        </w:tabs>
        <w:spacing w:after="0"/>
        <w:ind w:left="1530" w:firstLine="2070"/>
        <w:jc w:val="both"/>
        <w:outlineLvl w:val="2"/>
        <w:rPr>
          <w:rFonts w:ascii="Arial" w:eastAsia="Times New Roman" w:hAnsi="Arial" w:cs="Arial"/>
          <w:bCs/>
          <w:sz w:val="24"/>
          <w:szCs w:val="24"/>
        </w:rPr>
      </w:pPr>
      <w:r w:rsidRPr="006C7474">
        <w:rPr>
          <w:rFonts w:ascii="Arial" w:eastAsia="Times New Roman" w:hAnsi="Arial" w:cs="Arial"/>
          <w:bCs/>
          <w:sz w:val="24"/>
          <w:szCs w:val="24"/>
        </w:rPr>
        <w:t>(d)</w:t>
      </w:r>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Contracts</w:t>
      </w:r>
      <w:r w:rsidR="00F35252" w:rsidRPr="00F35252">
        <w:rPr>
          <w:rFonts w:ascii="Arial" w:eastAsia="Times New Roman" w:hAnsi="Arial" w:cs="Arial"/>
          <w:bCs/>
          <w:sz w:val="24"/>
          <w:szCs w:val="24"/>
        </w:rPr>
        <w:t>.  All amounts due or payable under Contracts which Ground Lessee has elected to accept.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9.6</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Execution and Delivery of Closing Statement</w:t>
      </w:r>
      <w:r w:rsidR="00F35252" w:rsidRPr="00F35252">
        <w:rPr>
          <w:rFonts w:ascii="Arial" w:eastAsia="Times New Roman" w:hAnsi="Arial" w:cs="Arial"/>
          <w:sz w:val="24"/>
          <w:szCs w:val="24"/>
        </w:rPr>
        <w:t>. At Closing, in addition to any other documents required to be executed and delivered in counterparts by both parties, Ground Lessor and Ground Lessee will execute and deliver to each other separate closing statements accounting for sums adjusted or disbursed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10.</w:t>
      </w:r>
      <w:proofErr w:type="gramEnd"/>
      <w:r w:rsidRPr="006C7474">
        <w:rPr>
          <w:rFonts w:ascii="Arial" w:eastAsia="Times New Roman" w:hAnsi="Arial" w:cs="Arial"/>
          <w:bCs/>
          <w:sz w:val="24"/>
          <w:szCs w:val="24"/>
        </w:rPr>
        <w:tab/>
      </w:r>
      <w:r w:rsidR="00F35252" w:rsidRPr="00F35252">
        <w:rPr>
          <w:rFonts w:ascii="Arial" w:eastAsia="Times New Roman" w:hAnsi="Arial" w:cs="Arial"/>
          <w:bCs/>
          <w:sz w:val="24"/>
          <w:szCs w:val="24"/>
          <w:u w:val="single"/>
        </w:rPr>
        <w:t>Brokers</w:t>
      </w:r>
      <w:r w:rsidR="00F35252" w:rsidRPr="00F35252">
        <w:rPr>
          <w:rFonts w:ascii="Arial" w:eastAsia="Times New Roman" w:hAnsi="Arial" w:cs="Arial"/>
          <w:bCs/>
          <w:sz w:val="24"/>
          <w:szCs w:val="24"/>
        </w:rPr>
        <w:t>.  Each party represents and warrants to the other that it has not consulted, dealt or negotiated with any Person to whom a commission or other compensation is or could be due in connection with the execution of the Ground Lease or any other matter associated with this Agreement, other than Alejandro Salazar of Alta International Realty.  Any and all commissions due to Alta International Realty shall be the sole and exclusive responsibility of the Ground Lessee.  The (i) Ground Lessee hereby agrees to indemnify and hold harmless the Ground Lessor and (ii) Ground Lessor hereby agrees to indemnify and hold harmless the Ground Lessee, from any losses, damages, costs, liabilities or expenses, including reasonable costs and attorneys’ and paralegals’ fees incurred in trial, appellate or post</w:t>
      </w:r>
      <w:r w:rsidR="00E51689">
        <w:rPr>
          <w:rFonts w:ascii="Arial" w:eastAsia="Times New Roman" w:hAnsi="Arial" w:cs="Arial"/>
          <w:bCs/>
          <w:sz w:val="24"/>
          <w:szCs w:val="24"/>
        </w:rPr>
        <w:t xml:space="preserve"> </w:t>
      </w:r>
      <w:r w:rsidR="00F35252" w:rsidRPr="00F35252">
        <w:rPr>
          <w:rFonts w:ascii="Arial" w:eastAsia="Times New Roman" w:hAnsi="Arial" w:cs="Arial"/>
          <w:bCs/>
          <w:sz w:val="24"/>
          <w:szCs w:val="24"/>
        </w:rPr>
        <w:t xml:space="preserve">judgment proceedings, related to or arising out of any breach by it, of its representations, warranties and agreements set forth in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(the “</w:t>
      </w:r>
      <w:r w:rsidR="00F35252" w:rsidRPr="00F35252">
        <w:rPr>
          <w:rFonts w:ascii="Arial" w:eastAsia="Times New Roman" w:hAnsi="Arial" w:cs="Arial"/>
          <w:bCs/>
          <w:sz w:val="24"/>
          <w:szCs w:val="24"/>
          <w:u w:val="single"/>
        </w:rPr>
        <w:t>Brokerage Indemnity</w:t>
      </w:r>
      <w:r w:rsidR="00F35252" w:rsidRPr="00F35252">
        <w:rPr>
          <w:rFonts w:ascii="Arial" w:eastAsia="Times New Roman" w:hAnsi="Arial" w:cs="Arial"/>
          <w:bCs/>
          <w:sz w:val="24"/>
          <w:szCs w:val="24"/>
        </w:rPr>
        <w:t xml:space="preserve">”).  Anything to the contrary notwithstanding, the representations, warranties and agreements of this Section </w:t>
      </w:r>
      <w:r w:rsidR="00F35252" w:rsidRPr="00F35252">
        <w:rPr>
          <w:rFonts w:ascii="Arial" w:eastAsia="Times New Roman" w:hAnsi="Arial" w:cs="Arial"/>
          <w:bCs/>
          <w:sz w:val="24"/>
          <w:szCs w:val="24"/>
          <w:u w:val="single"/>
        </w:rPr>
        <w:t>10</w:t>
      </w:r>
      <w:r w:rsidR="00F35252" w:rsidRPr="00F35252">
        <w:rPr>
          <w:rFonts w:ascii="Arial" w:eastAsia="Times New Roman" w:hAnsi="Arial" w:cs="Arial"/>
          <w:bCs/>
          <w:sz w:val="24"/>
          <w:szCs w:val="24"/>
        </w:rPr>
        <w:t xml:space="preserve"> will survive Closing of the transactions which are the subject of </w:t>
      </w:r>
      <w:r w:rsidR="00F35252" w:rsidRPr="00F35252">
        <w:rPr>
          <w:rFonts w:ascii="Arial" w:eastAsia="Times New Roman" w:hAnsi="Arial" w:cs="Arial"/>
          <w:bCs/>
          <w:sz w:val="24"/>
          <w:szCs w:val="24"/>
        </w:rPr>
        <w:lastRenderedPageBreak/>
        <w:t xml:space="preserve">this Agreement and the delivery of the deed of conveyance, or any earlier termination of this Agreement. Ground Lessee acknowledges that in all existing Leases, which contain options to extend, there are broker’s commission obligations to Trust Realty, </w:t>
      </w:r>
      <w:r w:rsidR="00F35252" w:rsidRPr="00F35252">
        <w:rPr>
          <w:rFonts w:ascii="Arial" w:eastAsia="Times New Roman" w:hAnsi="Arial" w:cs="Arial"/>
          <w:spacing w:val="-3"/>
          <w:sz w:val="24"/>
          <w:szCs w:val="24"/>
        </w:rPr>
        <w:t>Inc., a Florida corporation, for which Ground Lessee agrees to indemnify and hold harmless Ground Lessor.</w:t>
      </w:r>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11.</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Confidentiality</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Ground Lessor covenants and agrees, as a material inducement to Ground Lessee to enter into this Agreement, that all information disclosed to Ground Lessor with respect to the intended use of the Real Property and/or the transactions contemplated herein, including, without limitation, internal ongoing action and administration, technical and non-technical information and other trade and business matters relating to the Property, the Ground Lessee and/or this Agreement (collectively, the “</w:t>
      </w:r>
      <w:r w:rsidR="00F35252" w:rsidRPr="00F35252">
        <w:rPr>
          <w:rFonts w:ascii="Arial" w:eastAsia="Times New Roman" w:hAnsi="Arial" w:cs="Arial"/>
          <w:bCs/>
          <w:sz w:val="24"/>
          <w:szCs w:val="24"/>
          <w:u w:val="single"/>
        </w:rPr>
        <w:t>Confidential Information</w:t>
      </w:r>
      <w:r w:rsidR="00F35252" w:rsidRPr="00F35252">
        <w:rPr>
          <w:rFonts w:ascii="Arial" w:eastAsia="Times New Roman" w:hAnsi="Arial" w:cs="Arial"/>
          <w:bCs/>
          <w:sz w:val="24"/>
          <w:szCs w:val="24"/>
        </w:rPr>
        <w:t>”) is confidential, and Ground Lessor agrees for itself, its agents, contractors, employees, accountants, attorneys, engineers, lenders and equity investors to keep any such Confidential Information strictly confidential (the “</w:t>
      </w:r>
      <w:r w:rsidR="00F35252" w:rsidRPr="00F35252">
        <w:rPr>
          <w:rFonts w:ascii="Arial" w:eastAsia="Times New Roman" w:hAnsi="Arial" w:cs="Arial"/>
          <w:bCs/>
          <w:sz w:val="24"/>
          <w:szCs w:val="24"/>
          <w:u w:val="single"/>
        </w:rPr>
        <w:t>Confidentiality Obligation</w:t>
      </w:r>
      <w:r w:rsidR="00F35252" w:rsidRPr="00F35252">
        <w:rPr>
          <w:rFonts w:ascii="Arial" w:eastAsia="Times New Roman" w:hAnsi="Arial" w:cs="Arial"/>
          <w:bCs/>
          <w:sz w:val="24"/>
          <w:szCs w:val="24"/>
        </w:rPr>
        <w:t xml:space="preserve">”) and not to disclose or permit the disclosure, without Ground Lessee’s consent, of any such Confidential Information to any third party other than their respective agents, contractors, employees, accountants, attorneys, engineers, lenders and equity investors who have executed an agreement with the Ground Lessor for the benefit of the Ground Lessee agreeing to be bound by the term and provisions of this Section </w:t>
      </w:r>
      <w:r w:rsidR="00F35252" w:rsidRPr="00F35252">
        <w:rPr>
          <w:rFonts w:ascii="Arial" w:eastAsia="Times New Roman" w:hAnsi="Arial" w:cs="Arial"/>
          <w:bCs/>
          <w:sz w:val="24"/>
          <w:szCs w:val="24"/>
          <w:u w:val="single"/>
        </w:rPr>
        <w:t>11</w:t>
      </w:r>
      <w:r w:rsidR="00F35252" w:rsidRPr="00F35252">
        <w:rPr>
          <w:rFonts w:ascii="Arial" w:eastAsia="Times New Roman" w:hAnsi="Arial" w:cs="Arial"/>
          <w:bCs/>
          <w:sz w:val="24"/>
          <w:szCs w:val="24"/>
        </w:rPr>
        <w: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12.</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Default</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Lessee’s Default</w:t>
      </w:r>
      <w:r w:rsidR="00F35252" w:rsidRPr="00F35252">
        <w:rPr>
          <w:rFonts w:ascii="Arial" w:eastAsia="Times New Roman" w:hAnsi="Arial" w:cs="Arial"/>
          <w:sz w:val="24"/>
          <w:szCs w:val="24"/>
        </w:rPr>
        <w:t>.  If Ground Lessee fails or refuses to close the transaction contemplated herein, excepting only the sections of this Agreement  that permit Ground Lessee to cancel this Agreement, Ground Lessor’s sole remedy will be to terminate this Agreement and retain the Security Deposit as liquidated damages. Thereafter this Agreement will be null and void and the parties hereto will have no further rights or obligations hereunder except with respect to the Inspection Indemnity, the Brokerage Indemnity and the Confidentiality Obligation.</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12.2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Ground Lessor’s Default</w:t>
      </w:r>
      <w:r w:rsidR="00F35252" w:rsidRPr="00F35252">
        <w:rPr>
          <w:rFonts w:ascii="Arial" w:eastAsia="Times New Roman" w:hAnsi="Arial" w:cs="Arial"/>
          <w:sz w:val="24"/>
          <w:szCs w:val="24"/>
        </w:rPr>
        <w:t xml:space="preserve">.  If, at or prior to Closing, Ground Lessor fails or refuses to perform any of Ground Lessor’s obligations under this Agreement, excepting only the sections of this Lease that permit Ground Lessor to cancel this Agreement, Ground Lessee remedy shall be to receive all compensatory damages for all costs and expenses incurred to the date of Ground Lessor’s breach; or, terminate this Agreement, in which event the entire amount of the Escrow Funds  shall be returned to Ground Lessee and this Agreement  shall be null and void and the parties hereto  shall have no further rights or obligations hereunder except with respect to the Inspection Indemnity, </w:t>
      </w:r>
      <w:r w:rsidR="00F35252" w:rsidRPr="00F35252">
        <w:rPr>
          <w:rFonts w:ascii="Arial" w:eastAsia="Times New Roman" w:hAnsi="Arial" w:cs="Arial"/>
          <w:sz w:val="24"/>
          <w:szCs w:val="24"/>
        </w:rPr>
        <w:lastRenderedPageBreak/>
        <w:t xml:space="preserve">the Brokerage Indemnity and the Confidentiality Obligation. In no event will Ground Lessee shall be entitled </w:t>
      </w:r>
      <w:r w:rsidRPr="00F35252">
        <w:rPr>
          <w:rFonts w:ascii="Arial" w:eastAsia="Times New Roman" w:hAnsi="Arial" w:cs="Arial"/>
          <w:sz w:val="24"/>
          <w:szCs w:val="24"/>
        </w:rPr>
        <w:t>to special</w:t>
      </w:r>
      <w:r w:rsidR="00F35252" w:rsidRPr="00F35252">
        <w:rPr>
          <w:rFonts w:ascii="Arial" w:eastAsia="Times New Roman" w:hAnsi="Arial" w:cs="Arial"/>
          <w:sz w:val="24"/>
          <w:szCs w:val="24"/>
        </w:rPr>
        <w:t xml:space="preserve"> or punitive damages. </w:t>
      </w:r>
    </w:p>
    <w:p w:rsidR="00F35252" w:rsidRPr="00F35252" w:rsidRDefault="00F35252" w:rsidP="00F35252">
      <w:pPr>
        <w:spacing w:after="0"/>
        <w:ind w:left="2880"/>
        <w:jc w:val="both"/>
        <w:outlineLvl w:val="1"/>
        <w:rPr>
          <w:rFonts w:ascii="Arial" w:eastAsia="Times New Roman" w:hAnsi="Arial" w:cs="Arial"/>
          <w:sz w:val="24"/>
          <w:szCs w:val="24"/>
        </w:rPr>
      </w:pPr>
      <w:r w:rsidRPr="00F35252">
        <w:rPr>
          <w:rFonts w:ascii="Arial" w:eastAsia="Times New Roman" w:hAnsi="Arial" w:cs="Arial"/>
          <w:sz w:val="24"/>
          <w:szCs w:val="24"/>
        </w:rPr>
        <w:t xml:space="preserve"> </w:t>
      </w: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13.</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Casualty or Condemnation</w:t>
      </w:r>
      <w:r w:rsidR="00F35252" w:rsidRPr="00F35252">
        <w:rPr>
          <w:rFonts w:ascii="Arial" w:eastAsia="Times New Roman" w:hAnsi="Arial" w:cs="Arial"/>
          <w:bCs/>
          <w:sz w:val="24"/>
          <w:szCs w:val="24"/>
        </w:rPr>
        <w:t>.</w:t>
      </w:r>
      <w:proofErr w:type="gramEnd"/>
      <w:r w:rsidR="00F35252" w:rsidRPr="00F35252">
        <w:rPr>
          <w:rFonts w:ascii="Arial" w:eastAsia="Times New Roman" w:hAnsi="Arial" w:cs="Arial"/>
          <w:bCs/>
          <w:sz w:val="24"/>
          <w:szCs w:val="24"/>
        </w:rPr>
        <w:t xml:space="preserv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Casualty</w:t>
      </w:r>
      <w:r w:rsidR="00F35252" w:rsidRPr="00F35252">
        <w:rPr>
          <w:rFonts w:ascii="Arial" w:eastAsia="Times New Roman" w:hAnsi="Arial" w:cs="Arial"/>
          <w:sz w:val="24"/>
          <w:szCs w:val="24"/>
        </w:rPr>
        <w:t xml:space="preserve">.  If, at or prior to Closing, all or any material part of the Improvements is damaged or destroyed, Ground Lessee may either (a) proceed to close notwithstanding the damage or destruction, in which event Ground Lessor will assign to Ground Lessee its interest in all insurance proceeds with respect to such damage or destruction or (b) terminate this Agreement by delivering written notice to Ground Lessor, in which case Ground Lessee shall receive a return of the Escrow Deposit and thereafter this Agreement  </w:t>
      </w:r>
      <w:proofErr w:type="spellStart"/>
      <w:r w:rsidR="00F35252" w:rsidRPr="00F35252">
        <w:rPr>
          <w:rFonts w:ascii="Arial" w:eastAsia="Times New Roman" w:hAnsi="Arial" w:cs="Arial"/>
          <w:sz w:val="24"/>
          <w:szCs w:val="24"/>
        </w:rPr>
        <w:t>shallbe</w:t>
      </w:r>
      <w:proofErr w:type="spellEnd"/>
      <w:r w:rsidR="00F35252" w:rsidRPr="00F35252">
        <w:rPr>
          <w:rFonts w:ascii="Arial" w:eastAsia="Times New Roman" w:hAnsi="Arial" w:cs="Arial"/>
          <w:sz w:val="24"/>
          <w:szCs w:val="24"/>
        </w:rPr>
        <w:t xml:space="preserve"> null and void and the parties hereto  shall have no further rights or obligations hereunder except with respect to the Inspection Indemnity, the Brokerage Indemnity and the Confidentiality Obligation; provided, however, Ground Lessor will provide prompt written notice to Ground Lessee of the occurrence of such casualty and an estimate (based on information reasonably satisfactory to Ground Lessee) of the damage and available insurance proceeds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Condemnation</w:t>
      </w:r>
      <w:r w:rsidR="00F35252" w:rsidRPr="00F35252">
        <w:rPr>
          <w:rFonts w:ascii="Arial" w:eastAsia="Times New Roman" w:hAnsi="Arial" w:cs="Arial"/>
          <w:sz w:val="24"/>
          <w:szCs w:val="24"/>
        </w:rPr>
        <w:t>.  If, at or prior to Closing, all or any material part of the Improvements is taken by eminent domain, Ground Lessee may either (a) proceed to close notwithstanding the eminent domain, in which event Ground Lessor will assign to Ground Lessee its interest in any condemnation award or (b) terminate this Agreement by delivering written notice to Ground Lessor, in which case Ground Lessee shall receive a return of the Deposit and thereafter this Agreement will be null and void and the parties hereto will have no further rights or obligations hereunder except with respect to the Inspection Indemnity, the Brokerage Indemnity and the Confidentiality Obligation; provided, however, Ground Lessor will provide prompt written notice to Ground Lessee of the occurrence of such taking and an estimate (based on information reasonably satisfactory to Ground Lessee) of the available awards and Ground Lessee will have not less than ten (10) Business Days after Ground Lessee receives such notice to determine whether to proceed pursuant to subsection (a) or (b)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13.3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Hurricane Watch/Warning</w:t>
      </w:r>
      <w:r w:rsidR="00F35252" w:rsidRPr="00F35252">
        <w:rPr>
          <w:rFonts w:ascii="Arial" w:eastAsia="Times New Roman" w:hAnsi="Arial" w:cs="Arial"/>
          <w:sz w:val="24"/>
          <w:szCs w:val="24"/>
        </w:rPr>
        <w:t xml:space="preserve">.  In addition to the foregoing, if the County is under a tropical storm or hurricane watch or warning at any time within five (5) days of the Closing, Ground Lessee  shall be entitled to delay Closing until such time as the County is no longer under a tropical storm or hurricane watch or warning.  If the tropical storm or hurricane impacts the </w:t>
      </w:r>
      <w:r w:rsidR="00F35252" w:rsidRPr="00F35252">
        <w:rPr>
          <w:rFonts w:ascii="Arial" w:eastAsia="Times New Roman" w:hAnsi="Arial" w:cs="Arial"/>
          <w:sz w:val="24"/>
          <w:szCs w:val="24"/>
        </w:rPr>
        <w:lastRenderedPageBreak/>
        <w:t xml:space="preserve">Improvements during such time, the parties will proceed pursuant to Section </w:t>
      </w:r>
      <w:r w:rsidR="00F35252" w:rsidRPr="00F35252">
        <w:rPr>
          <w:rFonts w:ascii="Arial" w:eastAsia="Times New Roman" w:hAnsi="Arial" w:cs="Arial"/>
          <w:sz w:val="24"/>
          <w:szCs w:val="24"/>
          <w:u w:val="single"/>
        </w:rPr>
        <w:t>13.1</w:t>
      </w:r>
      <w:r w:rsidR="00F35252" w:rsidRPr="00F35252">
        <w:rPr>
          <w:rFonts w:ascii="Arial" w:eastAsia="Times New Roman" w:hAnsi="Arial" w:cs="Arial"/>
          <w:sz w:val="24"/>
          <w:szCs w:val="24"/>
        </w:rPr>
        <w:t xml:space="preserve"> above.</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keepNext/>
        <w:keepLines/>
        <w:tabs>
          <w:tab w:val="num" w:pos="360"/>
        </w:tabs>
        <w:spacing w:after="0"/>
        <w:ind w:firstLine="1440"/>
        <w:jc w:val="both"/>
        <w:outlineLvl w:val="0"/>
        <w:rPr>
          <w:rFonts w:ascii="Arial" w:eastAsia="Times New Roman" w:hAnsi="Arial" w:cs="Arial"/>
          <w:bCs/>
          <w:sz w:val="24"/>
          <w:szCs w:val="24"/>
        </w:rPr>
      </w:pPr>
      <w:proofErr w:type="gramStart"/>
      <w:r w:rsidRPr="006C7474">
        <w:rPr>
          <w:rFonts w:ascii="Arial" w:eastAsia="Times New Roman" w:hAnsi="Arial" w:cs="Arial"/>
          <w:bCs/>
          <w:sz w:val="24"/>
          <w:szCs w:val="24"/>
        </w:rPr>
        <w:t>Section 14.</w:t>
      </w:r>
      <w:proofErr w:type="gramEnd"/>
      <w:r w:rsidRPr="006C7474">
        <w:rPr>
          <w:rFonts w:ascii="Arial" w:eastAsia="Times New Roman" w:hAnsi="Arial" w:cs="Arial"/>
          <w:bCs/>
          <w:sz w:val="24"/>
          <w:szCs w:val="24"/>
        </w:rPr>
        <w:tab/>
      </w:r>
      <w:proofErr w:type="gramStart"/>
      <w:r w:rsidR="00F35252" w:rsidRPr="00F35252">
        <w:rPr>
          <w:rFonts w:ascii="Arial" w:eastAsia="Times New Roman" w:hAnsi="Arial" w:cs="Arial"/>
          <w:bCs/>
          <w:sz w:val="24"/>
          <w:szCs w:val="24"/>
          <w:u w:val="single"/>
        </w:rPr>
        <w:t>Miscellaneous</w:t>
      </w:r>
      <w:r w:rsidR="00F35252" w:rsidRPr="00F35252">
        <w:rPr>
          <w:rFonts w:ascii="Arial" w:eastAsia="Times New Roman" w:hAnsi="Arial" w:cs="Arial"/>
          <w:bCs/>
          <w:sz w:val="24"/>
          <w:szCs w:val="24"/>
        </w:rPr>
        <w:t>.</w:t>
      </w:r>
      <w:proofErr w:type="gramEnd"/>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14.1</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Litigation</w:t>
      </w:r>
      <w:r w:rsidR="00F35252" w:rsidRPr="00F35252">
        <w:rPr>
          <w:rFonts w:ascii="Arial" w:eastAsia="Times New Roman" w:hAnsi="Arial" w:cs="Arial"/>
          <w:sz w:val="24"/>
          <w:szCs w:val="24"/>
        </w:rPr>
        <w:t>.  In the event of any litigation between Ground Lessor and Ground Lessee concerning the terms of this Agreement, the prevailing party  shall be entitled to reimbursement of its costs and expenses, including reasonable attorneys’ and paralegals’ fees and court costs, incurred in trial, appellate and post judgment proceedings.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14.2.</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Escrow Obligations of Escrow Agent</w:t>
      </w:r>
      <w:r w:rsidR="00F35252" w:rsidRPr="00F35252">
        <w:rPr>
          <w:rFonts w:ascii="Arial" w:eastAsia="Times New Roman" w:hAnsi="Arial" w:cs="Arial"/>
          <w:sz w:val="24"/>
          <w:szCs w:val="24"/>
        </w:rPr>
        <w:t>.  Ground Lessor and Ground Lessee acknowledge that the Escrow Agent undertakes hereunder to perform only such duties as are expressly set forth herein and no implied duties or obligations will be inferred against Escrow Agent.  The Escrow Funds will be held and disbursed by Escrow Agent as follows:</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(a)</w:t>
      </w:r>
      <w:r w:rsidRPr="00F35252">
        <w:rPr>
          <w:rFonts w:ascii="Arial" w:eastAsia="Times New Roman" w:hAnsi="Arial" w:cs="Arial"/>
          <w:color w:val="000000"/>
          <w:sz w:val="24"/>
          <w:szCs w:val="24"/>
        </w:rPr>
        <w:tab/>
        <w:t>Escrow Agent may (i) act in reliance upon any writing or instrument or signature which it, in good faith, believes to be genuine, (ii) assume the validity and accuracy of any statement or assertion contained in such a writing or instrument, and (iii) assume that any person purporting to give any writing, notice, advice or instruction in connection with the provisions hereof has been duly authorized to do so.</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(b)</w:t>
      </w:r>
      <w:r w:rsidRPr="00F35252">
        <w:rPr>
          <w:rFonts w:ascii="Arial" w:eastAsia="Times New Roman" w:hAnsi="Arial" w:cs="Arial"/>
          <w:color w:val="000000"/>
          <w:sz w:val="24"/>
          <w:szCs w:val="24"/>
        </w:rPr>
        <w:tab/>
        <w:t>Ground Lessor and Ground Lessee agree, jointly and severally, to indemnify and hold harmless Escrow Agent from and against any and all claims, liabilities, losses, actions, suits or proceedings at law or in equity, or any other expenses, fees or charges of any character or nature whatsoever, which Escrow Agent may incur or with which it may be threatened solely by reason of its acting as escrow agent hereunder, except to the extent resulting from Escrow Agent’s gross negligence, fraud or intentional misconduct; and in connection therewith, to indemnify Escrow Agent against any and all expenses, including reasonable attorneys’ fees and the cost of defending any action, suit or proceedings or resisting any claim (including, without limitation, fees for services rendered by Escrow Agent’s constituent attorneys and paralegals); provided, however, that if such expenses are incurred by Escrow Agent in connection with litigation between Ground Lessor and Ground Lessee, the responsibility for indemnifying Escrow Agent for such expenses will belong solely to the non-prevailing party.</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lastRenderedPageBreak/>
        <w:t>(c)</w:t>
      </w:r>
      <w:r w:rsidRPr="00F35252">
        <w:rPr>
          <w:rFonts w:ascii="Arial" w:eastAsia="Times New Roman" w:hAnsi="Arial" w:cs="Arial"/>
          <w:color w:val="000000"/>
          <w:sz w:val="24"/>
          <w:szCs w:val="24"/>
        </w:rPr>
        <w:tab/>
        <w:t>Escrow Agent will not make any disbursement of the Escrow Funds (except at Closing) without giving written notice to the party which will not receive the disbursement at least seven (7) Business Days in advance of the disbursement.  The failure of the party not receiving the disbursement to object to the disbursement by written notice to the other party and to the Escrow Agent will constitute binding acquiescence of such party to the disbursement. If there is any disagreement about the interpretation of this Agreement, or about the rights and obligations, or the propriety, of any action contemplated by Escrow Agent hereunder, Escrow Agent will file an action in interpleader to resolve such disagreement.  Escrow Agent will be indemnified (by Ground Lessor or Ground Lessee, whichever is the non-prevailing party) as set forth in the foregoing subsection (b) in connection with such interpleader action, and will be fully protected in suspending all or a part of its activities under this Agreement until a final judgment in the interpleader action is received.</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(d)</w:t>
      </w:r>
      <w:r w:rsidRPr="00F35252">
        <w:rPr>
          <w:rFonts w:ascii="Arial" w:eastAsia="Times New Roman" w:hAnsi="Arial" w:cs="Arial"/>
          <w:color w:val="000000"/>
          <w:sz w:val="24"/>
          <w:szCs w:val="24"/>
        </w:rPr>
        <w:tab/>
        <w:t xml:space="preserve">Escrow Agent may consult with counsel of its own choice and will have full and complete authorization and protection for any action taken or suffered by it hereunder in good faith and in accordance with the opinion of such counsel.  Escrow Agent otherwise will not be liable for any mistakes of fact or error of judgment, or for any acts or omissions of any kind unless caused by its willful misconduct or gross negligence.  Ground Lessee acknowledges that Escrow Agent is also acting as counsel to Ground Lessee, and agrees that Escrow Agent’s duties pursuant to this Section </w:t>
      </w:r>
      <w:r w:rsidRPr="00F35252">
        <w:rPr>
          <w:rFonts w:ascii="Arial" w:eastAsia="Times New Roman" w:hAnsi="Arial" w:cs="Arial"/>
          <w:color w:val="000000"/>
          <w:sz w:val="24"/>
          <w:szCs w:val="24"/>
          <w:u w:val="single"/>
        </w:rPr>
        <w:t>16.2</w:t>
      </w:r>
      <w:r w:rsidRPr="00F35252">
        <w:rPr>
          <w:rFonts w:ascii="Arial" w:eastAsia="Times New Roman" w:hAnsi="Arial" w:cs="Arial"/>
          <w:color w:val="000000"/>
          <w:sz w:val="24"/>
          <w:szCs w:val="24"/>
        </w:rPr>
        <w:t xml:space="preserve"> will not be deemed a conflict of interest affecting such representation of Ground Lessee.</w:t>
      </w:r>
    </w:p>
    <w:p w:rsidR="00F35252" w:rsidRPr="00F35252" w:rsidRDefault="00F35252" w:rsidP="00F35252">
      <w:pPr>
        <w:autoSpaceDE w:val="0"/>
        <w:autoSpaceDN w:val="0"/>
        <w:adjustRightInd w:val="0"/>
        <w:spacing w:after="0"/>
        <w:ind w:left="1440" w:firstLine="2160"/>
        <w:jc w:val="both"/>
        <w:rPr>
          <w:rFonts w:ascii="Arial" w:eastAsia="Times New Roman" w:hAnsi="Arial" w:cs="Arial"/>
          <w:color w:val="000000"/>
          <w:sz w:val="24"/>
          <w:szCs w:val="24"/>
        </w:rPr>
      </w:pPr>
    </w:p>
    <w:p w:rsidR="00F35252" w:rsidRPr="00F35252" w:rsidRDefault="00F35252" w:rsidP="00F35252">
      <w:pPr>
        <w:spacing w:after="0"/>
        <w:ind w:left="1440" w:firstLine="2160"/>
        <w:jc w:val="both"/>
        <w:rPr>
          <w:rFonts w:ascii="Arial" w:eastAsia="Times New Roman" w:hAnsi="Arial" w:cs="Arial"/>
          <w:color w:val="000000"/>
          <w:sz w:val="24"/>
          <w:szCs w:val="24"/>
        </w:rPr>
      </w:pPr>
      <w:r w:rsidRPr="00F35252">
        <w:rPr>
          <w:rFonts w:ascii="Arial" w:eastAsia="Times New Roman" w:hAnsi="Arial" w:cs="Arial"/>
          <w:color w:val="000000"/>
          <w:sz w:val="24"/>
          <w:szCs w:val="24"/>
        </w:rPr>
        <w:t>(e)</w:t>
      </w:r>
      <w:r w:rsidRPr="00F35252">
        <w:rPr>
          <w:rFonts w:ascii="Arial" w:eastAsia="Times New Roman" w:hAnsi="Arial" w:cs="Arial"/>
          <w:color w:val="000000"/>
          <w:sz w:val="24"/>
          <w:szCs w:val="24"/>
        </w:rPr>
        <w:tab/>
        <w:t>Escrow Agent may resign upon 15 days’ written notice to Ground Lessor and Ground Lessee, and if a successor escrow agent is not appointed within such 15-day period, Escrow Agent may petition a court of competent jurisdiction to name a successor.</w:t>
      </w:r>
    </w:p>
    <w:p w:rsidR="00F35252" w:rsidRPr="00F35252" w:rsidRDefault="00F35252" w:rsidP="00F35252">
      <w:pPr>
        <w:spacing w:after="0"/>
        <w:jc w:val="both"/>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6C7474">
        <w:rPr>
          <w:rFonts w:ascii="Arial" w:eastAsia="Times New Roman" w:hAnsi="Arial" w:cs="Arial"/>
          <w:sz w:val="24"/>
          <w:szCs w:val="24"/>
        </w:rPr>
        <w:t>14.3.</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Notices</w:t>
      </w:r>
      <w:r w:rsidR="00F35252" w:rsidRPr="00F35252">
        <w:rPr>
          <w:rFonts w:ascii="Arial" w:eastAsia="Times New Roman" w:hAnsi="Arial" w:cs="Arial"/>
          <w:sz w:val="24"/>
          <w:szCs w:val="24"/>
        </w:rPr>
        <w:t xml:space="preserve">.  Notices required or permitted to be given pursuant to the terms of this Agreement  shall be in writing and shall be delivered in </w:t>
      </w:r>
      <w:proofErr w:type="spellStart"/>
      <w:r w:rsidR="00F35252" w:rsidRPr="00F35252">
        <w:rPr>
          <w:rFonts w:ascii="Arial" w:eastAsia="Times New Roman" w:hAnsi="Arial" w:cs="Arial"/>
          <w:sz w:val="24"/>
          <w:szCs w:val="24"/>
        </w:rPr>
        <w:t>person,by</w:t>
      </w:r>
      <w:proofErr w:type="spellEnd"/>
      <w:r w:rsidR="00F35252" w:rsidRPr="00F35252">
        <w:rPr>
          <w:rFonts w:ascii="Arial" w:eastAsia="Times New Roman" w:hAnsi="Arial" w:cs="Arial"/>
          <w:sz w:val="24"/>
          <w:szCs w:val="24"/>
        </w:rPr>
        <w:t xml:space="preserve"> facsimile transmission, (provided the original notice is delivered in person or by mail or delivery service as set forth herein) or sent by certified United States mail, return receipt requested, postage prepaid, by recognized contract carrier providing signed receipt for delivery, and will be deemed delivered upon receipt or refusal of delivery.  Notices will be delivered at </w:t>
      </w:r>
      <w:r w:rsidR="00F35252" w:rsidRPr="00F35252">
        <w:rPr>
          <w:rFonts w:ascii="Arial" w:eastAsia="Times New Roman" w:hAnsi="Arial" w:cs="Arial"/>
          <w:sz w:val="24"/>
          <w:szCs w:val="24"/>
        </w:rPr>
        <w:lastRenderedPageBreak/>
        <w:t>the following addresses, subject to the right of any party to change the address at which it is to receive notice by written notice to the other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Lessee:</w:t>
      </w:r>
    </w:p>
    <w:p w:rsidR="00F35252" w:rsidRPr="00F35252" w:rsidRDefault="00F35252" w:rsidP="00F35252">
      <w:pPr>
        <w:keepNext/>
        <w:spacing w:after="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Alta Developers LLC_______________________</w:t>
      </w:r>
    </w:p>
    <w:p w:rsidR="00F35252" w:rsidRPr="00F35252" w:rsidRDefault="00F35252" w:rsidP="00F35252">
      <w:pPr>
        <w:keepNext/>
        <w:spacing w:after="0"/>
        <w:rPr>
          <w:rFonts w:ascii="Arial" w:eastAsia="Times New Roman" w:hAnsi="Arial" w:cs="Arial"/>
          <w:sz w:val="24"/>
          <w:szCs w:val="24"/>
        </w:rPr>
      </w:pPr>
      <w:proofErr w:type="gramStart"/>
      <w:r w:rsidRPr="00F35252">
        <w:rPr>
          <w:rFonts w:ascii="Arial" w:eastAsia="Times New Roman" w:hAnsi="Arial" w:cs="Arial"/>
          <w:sz w:val="24"/>
          <w:szCs w:val="24"/>
        </w:rPr>
        <w:t>c/o</w:t>
      </w:r>
      <w:proofErr w:type="gramEnd"/>
      <w:r w:rsidRPr="00F35252">
        <w:rPr>
          <w:rFonts w:ascii="Arial" w:eastAsia="Times New Roman" w:hAnsi="Arial" w:cs="Arial"/>
          <w:sz w:val="24"/>
          <w:szCs w:val="24"/>
        </w:rPr>
        <w:t xml:space="preserve"> Henry Pino_______________________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220_______________________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786-230-1040 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305-476-8199_______________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hpino@altadevelopers.com</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With a copy to:</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Patricia O. Espinosa, Esq._______________________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Law Offices of Patricia O. Espinosa, P.A._______________________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2950 SW 27 Avenue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Suite 210_______________________</w:t>
      </w:r>
    </w:p>
    <w:p w:rsidR="00F35252" w:rsidRPr="00F35252" w:rsidRDefault="00F35252" w:rsidP="00F35252">
      <w:pPr>
        <w:keepNext/>
        <w:spacing w:after="0"/>
        <w:rPr>
          <w:rFonts w:ascii="Arial" w:eastAsia="Times New Roman" w:hAnsi="Arial" w:cs="Arial"/>
          <w:sz w:val="24"/>
          <w:szCs w:val="24"/>
          <w:u w:val="single"/>
        </w:rPr>
      </w:pPr>
      <w:r w:rsidRPr="00F35252">
        <w:rPr>
          <w:rFonts w:ascii="Arial" w:eastAsia="Times New Roman" w:hAnsi="Arial" w:cs="Arial"/>
          <w:sz w:val="24"/>
          <w:szCs w:val="24"/>
        </w:rPr>
        <w:t>Miami, Florida 33133_______________________</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305-448-5252______________</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w:t>
      </w:r>
      <w:proofErr w:type="gramStart"/>
      <w:r w:rsidRPr="00F35252">
        <w:rPr>
          <w:rFonts w:ascii="Arial" w:eastAsia="Times New Roman" w:hAnsi="Arial" w:cs="Arial"/>
          <w:sz w:val="24"/>
          <w:szCs w:val="24"/>
        </w:rPr>
        <w:t>:305</w:t>
      </w:r>
      <w:proofErr w:type="gramEnd"/>
      <w:r w:rsidRPr="00F35252">
        <w:rPr>
          <w:rFonts w:ascii="Arial" w:eastAsia="Times New Roman" w:hAnsi="Arial" w:cs="Arial"/>
          <w:sz w:val="24"/>
          <w:szCs w:val="24"/>
        </w:rPr>
        <w:t>-476-8199 _______________</w:t>
      </w:r>
    </w:p>
    <w:p w:rsidR="00F35252" w:rsidRPr="00F35252" w:rsidRDefault="00F35252" w:rsidP="00F35252">
      <w:pPr>
        <w:spacing w:after="0"/>
        <w:rPr>
          <w:rFonts w:ascii="Arial" w:eastAsia="Times New Roman" w:hAnsi="Arial" w:cs="Arial"/>
          <w:sz w:val="24"/>
          <w:szCs w:val="24"/>
          <w:u w:val="single"/>
        </w:rPr>
      </w:pPr>
      <w:r w:rsidRPr="00F35252">
        <w:rPr>
          <w:rFonts w:ascii="Arial" w:eastAsia="Times New Roman" w:hAnsi="Arial" w:cs="Arial"/>
          <w:sz w:val="24"/>
          <w:szCs w:val="24"/>
        </w:rPr>
        <w:t>Email: patty@pespinosalaw.com</w:t>
      </w:r>
    </w:p>
    <w:p w:rsidR="00F35252" w:rsidRPr="00F35252" w:rsidRDefault="00F35252" w:rsidP="00F35252">
      <w:pPr>
        <w:spacing w:after="0"/>
        <w:rPr>
          <w:rFonts w:ascii="Arial" w:eastAsia="Times New Roman" w:hAnsi="Arial" w:cs="Arial"/>
          <w:sz w:val="24"/>
          <w:szCs w:val="24"/>
          <w:u w:val="single"/>
        </w:rPr>
      </w:pPr>
    </w:p>
    <w:p w:rsidR="00F35252" w:rsidRPr="00F35252" w:rsidRDefault="00F35252" w:rsidP="00F35252">
      <w:pPr>
        <w:keepNext/>
        <w:spacing w:after="0"/>
        <w:ind w:firstLine="1440"/>
        <w:rPr>
          <w:rFonts w:ascii="Arial" w:eastAsia="Times New Roman" w:hAnsi="Arial" w:cs="Arial"/>
          <w:sz w:val="24"/>
          <w:szCs w:val="24"/>
        </w:rPr>
      </w:pPr>
      <w:r w:rsidRPr="00F35252">
        <w:rPr>
          <w:rFonts w:ascii="Arial" w:eastAsia="Times New Roman" w:hAnsi="Arial" w:cs="Arial"/>
          <w:sz w:val="24"/>
          <w:szCs w:val="24"/>
        </w:rPr>
        <w:t>To Ground Lessor:</w:t>
      </w:r>
    </w:p>
    <w:p w:rsidR="00F35252" w:rsidRPr="00F35252" w:rsidRDefault="00F35252" w:rsidP="00F35252">
      <w:pPr>
        <w:keepNext/>
        <w:spacing w:after="0"/>
        <w:ind w:firstLine="1440"/>
        <w:rPr>
          <w:rFonts w:ascii="Arial" w:eastAsia="Times New Roman" w:hAnsi="Arial" w:cs="Arial"/>
          <w:sz w:val="24"/>
          <w:szCs w:val="24"/>
        </w:rPr>
      </w:pP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Sunset-Miami Investments, Inc.</w:t>
      </w:r>
    </w:p>
    <w:p w:rsidR="00F35252" w:rsidRPr="00F35252" w:rsidRDefault="00F35252" w:rsidP="00F35252">
      <w:pPr>
        <w:keepNext/>
        <w:spacing w:after="0"/>
        <w:rPr>
          <w:rFonts w:ascii="Arial" w:eastAsia="Times New Roman" w:hAnsi="Arial" w:cs="Arial"/>
          <w:snapToGrid w:val="0"/>
          <w:sz w:val="24"/>
          <w:szCs w:val="24"/>
          <w:lang w:val="es-ES_tradnl"/>
        </w:rPr>
      </w:pPr>
      <w:r w:rsidRPr="00F35252">
        <w:rPr>
          <w:rFonts w:ascii="Arial" w:eastAsia="Times New Roman" w:hAnsi="Arial" w:cs="Arial"/>
          <w:snapToGrid w:val="0"/>
          <w:sz w:val="24"/>
          <w:szCs w:val="24"/>
          <w:lang w:val="es-ES_tradnl"/>
        </w:rPr>
        <w:t>1313 Ponce de Leon Boulevard, Suite 200</w:t>
      </w:r>
    </w:p>
    <w:p w:rsidR="00F35252" w:rsidRPr="00F35252" w:rsidRDefault="00F35252" w:rsidP="00F35252">
      <w:pPr>
        <w:keepNext/>
        <w:spacing w:after="0"/>
        <w:rPr>
          <w:rFonts w:ascii="Arial" w:eastAsia="Times New Roman" w:hAnsi="Arial" w:cs="Arial"/>
          <w:sz w:val="24"/>
          <w:szCs w:val="24"/>
          <w:lang w:val="es-ES_tradnl"/>
        </w:rPr>
      </w:pPr>
      <w:r w:rsidRPr="00F35252">
        <w:rPr>
          <w:rFonts w:ascii="Arial" w:eastAsia="Times New Roman" w:hAnsi="Arial" w:cs="Arial"/>
          <w:snapToGrid w:val="0"/>
          <w:sz w:val="24"/>
          <w:szCs w:val="24"/>
          <w:lang w:val="es-ES_tradnl"/>
        </w:rPr>
        <w:t>Coral Gables, Florida  33134</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Attn: G. Frank Quesada, Esquire</w:t>
      </w:r>
    </w:p>
    <w:p w:rsidR="00F35252" w:rsidRPr="00F35252" w:rsidRDefault="00F35252" w:rsidP="00F35252">
      <w:pPr>
        <w:keepNext/>
        <w:spacing w:after="0"/>
        <w:rPr>
          <w:rFonts w:ascii="Arial" w:eastAsia="Times New Roman" w:hAnsi="Arial" w:cs="Arial"/>
          <w:sz w:val="24"/>
          <w:szCs w:val="24"/>
        </w:rPr>
      </w:pPr>
      <w:r w:rsidRPr="00F35252">
        <w:rPr>
          <w:rFonts w:ascii="Arial" w:eastAsia="Times New Roman" w:hAnsi="Arial" w:cs="Arial"/>
          <w:sz w:val="24"/>
          <w:szCs w:val="24"/>
        </w:rPr>
        <w:t>Telephone:  (305) 446-2517</w:t>
      </w: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t>Facsimile:  (305) 446-7521</w:t>
      </w:r>
    </w:p>
    <w:p w:rsidR="00F35252" w:rsidRPr="00F35252" w:rsidRDefault="00F35252" w:rsidP="00F35252">
      <w:pPr>
        <w:spacing w:after="0"/>
        <w:rPr>
          <w:rFonts w:ascii="Arial" w:eastAsia="Times New Roman" w:hAnsi="Arial" w:cs="Arial"/>
          <w:sz w:val="24"/>
          <w:szCs w:val="24"/>
        </w:rPr>
      </w:pPr>
    </w:p>
    <w:p w:rsidR="00F35252" w:rsidRPr="00F35252" w:rsidRDefault="006C7474" w:rsidP="00F35252">
      <w:pPr>
        <w:numPr>
          <w:ilvl w:val="1"/>
          <w:numId w:val="0"/>
        </w:numPr>
        <w:tabs>
          <w:tab w:val="num" w:pos="1080"/>
        </w:tabs>
        <w:spacing w:after="0"/>
        <w:ind w:firstLine="2880"/>
        <w:jc w:val="both"/>
        <w:outlineLvl w:val="1"/>
        <w:rPr>
          <w:rFonts w:ascii="Arial" w:eastAsia="Times New Roman" w:hAnsi="Arial" w:cs="Arial"/>
          <w:color w:val="000000"/>
          <w:sz w:val="24"/>
          <w:szCs w:val="24"/>
        </w:rPr>
      </w:pPr>
      <w:r w:rsidRPr="006C7474">
        <w:rPr>
          <w:rFonts w:ascii="Arial" w:eastAsia="Times New Roman" w:hAnsi="Arial" w:cs="Arial"/>
          <w:sz w:val="24"/>
          <w:szCs w:val="24"/>
        </w:rPr>
        <w:t>14.4</w:t>
      </w:r>
      <w:r w:rsidRPr="006C7474">
        <w:rPr>
          <w:rFonts w:ascii="Arial" w:eastAsia="Times New Roman" w:hAnsi="Arial" w:cs="Arial"/>
          <w:sz w:val="24"/>
          <w:szCs w:val="24"/>
        </w:rPr>
        <w:tab/>
      </w:r>
      <w:r w:rsidR="00F35252" w:rsidRPr="00F35252">
        <w:rPr>
          <w:rFonts w:ascii="Arial" w:eastAsia="Times New Roman" w:hAnsi="Arial" w:cs="Arial"/>
          <w:sz w:val="24"/>
          <w:szCs w:val="24"/>
          <w:u w:val="single"/>
        </w:rPr>
        <w:t>Integration; Modification and Severability</w:t>
      </w:r>
      <w:r w:rsidR="00F35252" w:rsidRPr="00F35252">
        <w:rPr>
          <w:rFonts w:ascii="Arial" w:eastAsia="Times New Roman" w:hAnsi="Arial" w:cs="Arial"/>
          <w:sz w:val="24"/>
          <w:szCs w:val="24"/>
        </w:rPr>
        <w:t xml:space="preserve">.  This Agreement and the attachments hereto set forth the entire understanding of Ground Lessee and Ground Lessor with the respect to the matters which are the subject of this Agreement, superseding and/or incorporating all prior or contemporaneous oral or written agreements, and may be changed, modified, or amended only by an instrument in writing executed by the party against whom the enforcement of any such change, modification or amendment is sought.  </w:t>
      </w:r>
      <w:r w:rsidR="00F35252" w:rsidRPr="00F35252">
        <w:rPr>
          <w:rFonts w:ascii="Arial" w:eastAsia="Times New Roman" w:hAnsi="Arial" w:cs="Arial"/>
          <w:color w:val="000000"/>
          <w:sz w:val="24"/>
          <w:szCs w:val="24"/>
        </w:rPr>
        <w:t xml:space="preserve">If any term or provision of this Agreement or the application thereof to any persons or circumstances shall, to any extent, be invalid or unenforceable, the remainder of this Agreement or the application of such term or provision to persons or </w:t>
      </w:r>
      <w:r w:rsidR="00F35252" w:rsidRPr="00F35252">
        <w:rPr>
          <w:rFonts w:ascii="Arial" w:eastAsia="Times New Roman" w:hAnsi="Arial" w:cs="Arial"/>
          <w:color w:val="000000"/>
          <w:sz w:val="24"/>
          <w:szCs w:val="24"/>
        </w:rPr>
        <w:lastRenderedPageBreak/>
        <w:t xml:space="preserve">circumstances other than those as to which it is held invalid or unenforceable shall not be affected thereby, and each term and provision of this Agreement shall be valid and enforced to the fullest extent permitted by law.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 w:val="num" w:pos="16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14.5</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Successors and Assigns</w:t>
      </w:r>
      <w:r w:rsidR="00F35252" w:rsidRPr="00F35252">
        <w:rPr>
          <w:rFonts w:ascii="Arial" w:eastAsia="Times New Roman" w:hAnsi="Arial" w:cs="Arial"/>
          <w:sz w:val="24"/>
          <w:szCs w:val="24"/>
        </w:rPr>
        <w:t xml:space="preserve">.  This Agreement will inure to the benefit of and be binding upon, and is intended solely for the benefit of, the parties hereto, and their respective heirs, personal representatives, successors, and assigns; and no third party will have any rights, privileges or other beneficial interests herein or hereunder.    </w:t>
      </w:r>
      <w:r w:rsidR="00F35252" w:rsidRPr="00F35252">
        <w:rPr>
          <w:rFonts w:ascii="Arial" w:eastAsia="Times New Roman" w:hAnsi="Arial" w:cs="Arial"/>
          <w:color w:val="000000"/>
          <w:sz w:val="24"/>
          <w:szCs w:val="24"/>
        </w:rPr>
        <w:t>Ground Lessee shall not assign this Ground Lease, except to an affiliated entity, without first obtaining the Ground Lessor’s consent, which consent may be denied in Ground Lessor’s sole and exclusive consent.</w:t>
      </w:r>
      <w:r w:rsidR="00F35252" w:rsidRPr="00F35252">
        <w:rPr>
          <w:rFonts w:ascii="Arial" w:eastAsia="Times New Roman" w:hAnsi="Arial" w:cs="Arial"/>
          <w:sz w:val="24"/>
          <w:szCs w:val="24"/>
        </w:rPr>
        <w:t xml:space="preserve"> Also, Ground Lessee acknowledges and agrees that Ground Lessor may assign this Agreement without Ground Lessee’s consent only to an Affiliate or other Person who owns the Land at Closing.</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14.6.</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Construction</w:t>
      </w:r>
      <w:r w:rsidR="00F35252" w:rsidRPr="00F35252">
        <w:rPr>
          <w:rFonts w:ascii="Arial" w:eastAsia="Times New Roman" w:hAnsi="Arial" w:cs="Arial"/>
          <w:sz w:val="24"/>
          <w:szCs w:val="24"/>
        </w:rPr>
        <w:t xml:space="preserve">.  Headings and similar structural elements set forth in this Agreement are intended for ease of reference only, and are not intended, and will not be construed, to reflect the intention of the parties or to affect the substance of this Agreement.  This Agreement has been negotiated at arm’s length between Ground Lessor and Ground Lessee, each represented by legal counsel of its choice and having an ample opportunity to negotiate the form and substance </w:t>
      </w:r>
      <w:proofErr w:type="gramStart"/>
      <w:r w:rsidR="00F35252" w:rsidRPr="00F35252">
        <w:rPr>
          <w:rFonts w:ascii="Arial" w:eastAsia="Times New Roman" w:hAnsi="Arial" w:cs="Arial"/>
          <w:sz w:val="24"/>
          <w:szCs w:val="24"/>
        </w:rPr>
        <w:t>hereof,</w:t>
      </w:r>
      <w:proofErr w:type="gramEnd"/>
      <w:r w:rsidR="00F35252" w:rsidRPr="00F35252">
        <w:rPr>
          <w:rFonts w:ascii="Arial" w:eastAsia="Times New Roman" w:hAnsi="Arial" w:cs="Arial"/>
          <w:sz w:val="24"/>
          <w:szCs w:val="24"/>
        </w:rPr>
        <w:t xml:space="preserve"> and therefore in construing the provisions of this Agreement the parties will be deemed to have had equal roles in drafting.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14.7.</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Governing Law</w:t>
      </w:r>
      <w:r w:rsidR="00F35252" w:rsidRPr="00F35252">
        <w:rPr>
          <w:rFonts w:ascii="Arial" w:eastAsia="Times New Roman" w:hAnsi="Arial" w:cs="Arial"/>
          <w:sz w:val="24"/>
          <w:szCs w:val="24"/>
        </w:rPr>
        <w:t>.  This Agreement is governed by and will be construed in accordance with the laws of the State of Florida, and in the event of any litigation concerning the terms of this Agreement, proper venue thereof will be in Miami-Dade County.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14.8.</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Counterparts</w:t>
      </w:r>
      <w:r w:rsidR="00F35252" w:rsidRPr="00F35252">
        <w:rPr>
          <w:rFonts w:ascii="Arial" w:eastAsia="Times New Roman" w:hAnsi="Arial" w:cs="Arial"/>
          <w:sz w:val="24"/>
          <w:szCs w:val="24"/>
        </w:rPr>
        <w:t>.  This Agreement may be executed in two or more counterparts, each of which will be deemed an original, but all of which will constitute the same instrument; and delivery of signatures transmitted by facsimile will be sufficient to bind the signing party.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14.9</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No Waiver of Default</w:t>
      </w:r>
      <w:r w:rsidR="00F35252" w:rsidRPr="00F35252">
        <w:rPr>
          <w:rFonts w:ascii="Arial" w:eastAsia="Times New Roman" w:hAnsi="Arial" w:cs="Arial"/>
          <w:sz w:val="24"/>
          <w:szCs w:val="24"/>
        </w:rPr>
        <w:t xml:space="preserve">.  No waiver by a party of any breach of this Agreement or of any warranty or representation hereunder by the other party will be deemed to be a waiver of any other breach by such other party (whether preceding or succeeding and whether or not of the same or similar nature), and no acceptance of payment or performance by a party after any breach by the other party will be deemed to be a waiver of any breach of this Agreement or of any representation or warranty hereunder by such other party, whether or not the first party knows of such breach at the time it accepts such payment or performance.  No failure or delay by a party to exercise any right it </w:t>
      </w:r>
      <w:r w:rsidR="00F35252" w:rsidRPr="00F35252">
        <w:rPr>
          <w:rFonts w:ascii="Arial" w:eastAsia="Times New Roman" w:hAnsi="Arial" w:cs="Arial"/>
          <w:sz w:val="24"/>
          <w:szCs w:val="24"/>
        </w:rPr>
        <w:lastRenderedPageBreak/>
        <w:t>may have by reason of the default of the other party will operate as a waiver of default or modification of this Agreement or will prevent the exercise of any right by the first party while the other party continues so to be in default.</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w w:val="0"/>
          <w:sz w:val="24"/>
          <w:szCs w:val="24"/>
        </w:rPr>
      </w:pPr>
      <w:r w:rsidRPr="00FA3612">
        <w:rPr>
          <w:rFonts w:ascii="Arial" w:eastAsia="Times New Roman" w:hAnsi="Arial" w:cs="Arial"/>
          <w:w w:val="0"/>
          <w:sz w:val="24"/>
          <w:szCs w:val="24"/>
        </w:rPr>
        <w:t>14.10.</w:t>
      </w:r>
      <w:r w:rsidRPr="00FA3612">
        <w:rPr>
          <w:rFonts w:ascii="Arial" w:eastAsia="Times New Roman" w:hAnsi="Arial" w:cs="Arial"/>
          <w:w w:val="0"/>
          <w:sz w:val="24"/>
          <w:szCs w:val="24"/>
        </w:rPr>
        <w:tab/>
      </w:r>
      <w:r w:rsidR="00F35252" w:rsidRPr="00F35252">
        <w:rPr>
          <w:rFonts w:ascii="Arial" w:eastAsia="Times New Roman" w:hAnsi="Arial" w:cs="Arial"/>
          <w:w w:val="0"/>
          <w:sz w:val="24"/>
          <w:szCs w:val="24"/>
          <w:u w:val="single"/>
        </w:rPr>
        <w:t>Recording</w:t>
      </w:r>
      <w:r w:rsidR="00F35252" w:rsidRPr="00F35252">
        <w:rPr>
          <w:rFonts w:ascii="Arial" w:eastAsia="Times New Roman" w:hAnsi="Arial" w:cs="Arial"/>
          <w:w w:val="0"/>
          <w:sz w:val="24"/>
          <w:szCs w:val="24"/>
        </w:rPr>
        <w:t xml:space="preserve">.  Ground Lessee may not record this Agreement (nor a Memorandum thereof) in the public records of  Miami-Dade County until after the Closing and execution of the Lease.  </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FA3612" w:rsidP="00F35252">
      <w:pPr>
        <w:numPr>
          <w:ilvl w:val="1"/>
          <w:numId w:val="0"/>
        </w:numPr>
        <w:tabs>
          <w:tab w:val="num" w:pos="1080"/>
        </w:tabs>
        <w:spacing w:after="0"/>
        <w:ind w:firstLine="2880"/>
        <w:jc w:val="both"/>
        <w:outlineLvl w:val="1"/>
        <w:rPr>
          <w:rFonts w:ascii="Arial" w:eastAsia="Times New Roman" w:hAnsi="Arial" w:cs="Arial"/>
          <w:sz w:val="24"/>
          <w:szCs w:val="24"/>
        </w:rPr>
      </w:pPr>
      <w:r w:rsidRPr="00FA3612">
        <w:rPr>
          <w:rFonts w:ascii="Arial" w:eastAsia="Times New Roman" w:hAnsi="Arial" w:cs="Arial"/>
          <w:sz w:val="24"/>
          <w:szCs w:val="24"/>
        </w:rPr>
        <w:t>14.11.</w:t>
      </w:r>
      <w:r w:rsidRPr="00FA3612">
        <w:rPr>
          <w:rFonts w:ascii="Arial" w:eastAsia="Times New Roman" w:hAnsi="Arial" w:cs="Arial"/>
          <w:sz w:val="24"/>
          <w:szCs w:val="24"/>
        </w:rPr>
        <w:tab/>
      </w:r>
      <w:r w:rsidR="00F35252" w:rsidRPr="00F35252">
        <w:rPr>
          <w:rFonts w:ascii="Arial" w:eastAsia="Times New Roman" w:hAnsi="Arial" w:cs="Arial"/>
          <w:sz w:val="24"/>
          <w:szCs w:val="24"/>
          <w:u w:val="single"/>
        </w:rPr>
        <w:t>Time</w:t>
      </w:r>
      <w:r w:rsidR="00F35252" w:rsidRPr="00F35252">
        <w:rPr>
          <w:rFonts w:ascii="Arial" w:eastAsia="Times New Roman" w:hAnsi="Arial" w:cs="Arial"/>
          <w:sz w:val="24"/>
          <w:szCs w:val="24"/>
        </w:rPr>
        <w:t>.  All time periods herein shall be calculated based on calendar days, except for anytime period that ends on a non-Business day, in which event the period shall extend to 5:00 p.m. on the next Business day.</w:t>
      </w:r>
    </w:p>
    <w:p w:rsidR="00F35252" w:rsidRPr="00F35252" w:rsidRDefault="00F35252" w:rsidP="00F35252">
      <w:pPr>
        <w:spacing w:after="0"/>
        <w:jc w:val="both"/>
        <w:rPr>
          <w:rFonts w:ascii="Times New Roman" w:eastAsia="Times New Roman" w:hAnsi="Times New Roman" w:cs="Times New Roman"/>
          <w:sz w:val="24"/>
          <w:szCs w:val="24"/>
        </w:rPr>
      </w:pPr>
    </w:p>
    <w:p w:rsidR="00F35252" w:rsidRPr="00F35252" w:rsidRDefault="00497B7C" w:rsidP="00497B7C">
      <w:pPr>
        <w:spacing w:after="0"/>
        <w:ind w:firstLine="2160"/>
        <w:jc w:val="both"/>
        <w:rPr>
          <w:rFonts w:ascii="Arial" w:eastAsia="Times New Roman" w:hAnsi="Arial" w:cs="Arial"/>
          <w:sz w:val="24"/>
          <w:szCs w:val="24"/>
        </w:rPr>
      </w:pPr>
      <w:r>
        <w:rPr>
          <w:rFonts w:ascii="Arial" w:eastAsia="Times New Roman" w:hAnsi="Arial" w:cs="Arial"/>
          <w:sz w:val="24"/>
          <w:szCs w:val="24"/>
        </w:rPr>
        <w:t xml:space="preserve">           </w:t>
      </w:r>
      <w:r w:rsidR="00F35252" w:rsidRPr="00F35252">
        <w:rPr>
          <w:rFonts w:ascii="Arial" w:eastAsia="Times New Roman" w:hAnsi="Arial" w:cs="Arial"/>
          <w:sz w:val="24"/>
          <w:szCs w:val="24"/>
        </w:rPr>
        <w:t xml:space="preserve">14.12 </w:t>
      </w:r>
      <w:r w:rsidR="00F35252" w:rsidRPr="00F35252">
        <w:rPr>
          <w:rFonts w:ascii="Arial" w:eastAsia="Times New Roman" w:hAnsi="Arial" w:cs="Arial"/>
          <w:sz w:val="24"/>
          <w:szCs w:val="24"/>
          <w:u w:val="single"/>
        </w:rPr>
        <w:t>Signage</w:t>
      </w:r>
      <w:r w:rsidR="00913171">
        <w:rPr>
          <w:rFonts w:ascii="Arial" w:eastAsia="Times New Roman" w:hAnsi="Arial" w:cs="Arial"/>
          <w:sz w:val="24"/>
          <w:szCs w:val="24"/>
        </w:rPr>
        <w:t>.  Upon execution</w:t>
      </w:r>
      <w:r w:rsidR="008323DF">
        <w:rPr>
          <w:rFonts w:ascii="Arial" w:eastAsia="Times New Roman" w:hAnsi="Arial" w:cs="Arial"/>
          <w:sz w:val="24"/>
          <w:szCs w:val="24"/>
        </w:rPr>
        <w:t xml:space="preserve"> of the Lease</w:t>
      </w:r>
      <w:r w:rsidR="00F35252" w:rsidRPr="00F35252">
        <w:rPr>
          <w:rFonts w:ascii="Arial" w:eastAsia="Times New Roman" w:hAnsi="Arial" w:cs="Arial"/>
          <w:sz w:val="24"/>
          <w:szCs w:val="24"/>
        </w:rPr>
        <w:t>, Ground Lessee, at its sole cost and expense, shall be permitted to display it’s company logo on the Property in the form of outdoor advertising, including but not limited to billboard, wall mural or other form of signage, as the option of Ground Lessee and as permitted by the City of South Miami.</w:t>
      </w:r>
    </w:p>
    <w:p w:rsidR="00F35252" w:rsidRPr="00F35252" w:rsidRDefault="00F35252" w:rsidP="00497B7C">
      <w:pPr>
        <w:spacing w:after="0"/>
        <w:jc w:val="both"/>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pPr>
      <w:r w:rsidRPr="00F35252">
        <w:rPr>
          <w:rFonts w:ascii="Arial" w:eastAsia="Times New Roman" w:hAnsi="Arial" w:cs="Arial"/>
          <w:sz w:val="24"/>
          <w:szCs w:val="24"/>
        </w:rPr>
        <w:t>*         *         *</w:t>
      </w:r>
    </w:p>
    <w:p w:rsidR="00F35252" w:rsidRPr="00F35252" w:rsidRDefault="00F35252" w:rsidP="00F35252">
      <w:pPr>
        <w:spacing w:after="0"/>
        <w:ind w:firstLine="1440"/>
        <w:jc w:val="both"/>
        <w:rPr>
          <w:rFonts w:ascii="Arial" w:eastAsia="Times New Roman" w:hAnsi="Arial" w:cs="Arial"/>
          <w:sz w:val="24"/>
          <w:szCs w:val="24"/>
        </w:rPr>
      </w:pPr>
      <w:r w:rsidRPr="00F35252">
        <w:rPr>
          <w:rFonts w:ascii="Arial" w:eastAsia="Times New Roman" w:hAnsi="Arial" w:cs="Arial"/>
          <w:sz w:val="24"/>
          <w:szCs w:val="24"/>
        </w:rPr>
        <w:br w:type="page"/>
      </w:r>
      <w:r w:rsidRPr="00F35252">
        <w:rPr>
          <w:rFonts w:ascii="Arial" w:eastAsia="Times New Roman" w:hAnsi="Arial" w:cs="Arial"/>
          <w:sz w:val="24"/>
          <w:szCs w:val="24"/>
        </w:rPr>
        <w:lastRenderedPageBreak/>
        <w:t>IN WITNESS WHEREOF, the parties have caused this Agreement to be executed on the date(s) hereinafter set forth.</w:t>
      </w:r>
    </w:p>
    <w:p w:rsidR="00F35252" w:rsidRPr="00F35252" w:rsidRDefault="00F35252" w:rsidP="00F35252">
      <w:pPr>
        <w:spacing w:after="0"/>
        <w:ind w:firstLine="1440"/>
        <w:jc w:val="both"/>
        <w:rPr>
          <w:rFonts w:ascii="Arial" w:eastAsia="Times New Roman" w:hAnsi="Arial" w:cs="Arial"/>
          <w:sz w:val="24"/>
          <w:szCs w:val="24"/>
        </w:rPr>
      </w:pPr>
    </w:p>
    <w:p w:rsidR="00F35252" w:rsidRPr="00F35252" w:rsidRDefault="00F35252" w:rsidP="00F35252">
      <w:pPr>
        <w:spacing w:after="0"/>
        <w:ind w:firstLine="1440"/>
        <w:jc w:val="both"/>
        <w:rPr>
          <w:rFonts w:ascii="Arial" w:eastAsia="Times New Roman" w:hAnsi="Arial" w:cs="Arial"/>
          <w:sz w:val="24"/>
          <w:szCs w:val="24"/>
        </w:rPr>
      </w:pPr>
    </w:p>
    <w:tbl>
      <w:tblPr>
        <w:tblW w:w="0" w:type="auto"/>
        <w:tblLayout w:type="fixed"/>
        <w:tblLook w:val="0000" w:firstRow="0" w:lastRow="0" w:firstColumn="0" w:lastColumn="0" w:noHBand="0" w:noVBand="0"/>
      </w:tblPr>
      <w:tblGrid>
        <w:gridCol w:w="4788"/>
        <w:gridCol w:w="4788"/>
      </w:tblGrid>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LESSOR:</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bCs/>
                <w:spacing w:val="-3"/>
                <w:sz w:val="24"/>
                <w:szCs w:val="24"/>
              </w:rPr>
            </w:pPr>
            <w:r w:rsidRPr="00F35252">
              <w:rPr>
                <w:rFonts w:ascii="Arial" w:eastAsia="Times New Roman" w:hAnsi="Arial" w:cs="Arial"/>
                <w:sz w:val="24"/>
                <w:szCs w:val="24"/>
              </w:rPr>
              <w:t xml:space="preserve">Sunset-Miami Investments, </w:t>
            </w:r>
            <w:r w:rsidRPr="00F35252">
              <w:rPr>
                <w:rFonts w:ascii="Arial" w:eastAsia="Times New Roman" w:hAnsi="Arial" w:cs="Arial"/>
                <w:bCs/>
                <w:spacing w:val="-3"/>
                <w:sz w:val="24"/>
                <w:szCs w:val="24"/>
              </w:rPr>
              <w:t xml:space="preserve">Inc., </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Cs/>
                <w:spacing w:val="-3"/>
                <w:sz w:val="24"/>
                <w:szCs w:val="24"/>
              </w:rPr>
              <w:t>a Florida corporation</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By: _______________________________</w:t>
            </w:r>
            <w:r w:rsidRPr="00F35252">
              <w:rPr>
                <w:rFonts w:ascii="Arial" w:eastAsia="Times New Roman" w:hAnsi="Arial" w:cs="Arial"/>
                <w:sz w:val="24"/>
                <w:szCs w:val="24"/>
              </w:rPr>
              <w:tab/>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Teresa Juelle, President</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Date:_____________, 2017</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b/>
                <w:sz w:val="24"/>
                <w:szCs w:val="24"/>
              </w:rPr>
              <w:t>WITNESSED BY:</w:t>
            </w:r>
          </w:p>
        </w:tc>
        <w:tc>
          <w:tcPr>
            <w:tcW w:w="4788" w:type="dxa"/>
          </w:tcPr>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b/>
                <w:sz w:val="24"/>
                <w:szCs w:val="24"/>
              </w:rPr>
              <w:t>GROUND LESSEE:</w:t>
            </w:r>
          </w:p>
          <w:p w:rsidR="00F35252" w:rsidRPr="00F35252" w:rsidRDefault="00F35252" w:rsidP="00F35252">
            <w:pPr>
              <w:tabs>
                <w:tab w:val="left" w:pos="4392"/>
              </w:tabs>
              <w:spacing w:after="0"/>
              <w:rPr>
                <w:rFonts w:ascii="Arial" w:eastAsia="Times New Roman" w:hAnsi="Arial" w:cs="Arial"/>
                <w:b/>
                <w:sz w:val="24"/>
                <w:szCs w:val="24"/>
              </w:rPr>
            </w:pP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p>
          <w:p w:rsidR="00F35252" w:rsidRPr="00F35252" w:rsidRDefault="00F35252" w:rsidP="00F35252">
            <w:pPr>
              <w:tabs>
                <w:tab w:val="left" w:pos="4320"/>
              </w:tabs>
              <w:spacing w:after="0"/>
              <w:rPr>
                <w:rFonts w:ascii="Arial" w:eastAsia="Times New Roman" w:hAnsi="Arial" w:cs="Arial"/>
                <w:sz w:val="24"/>
                <w:szCs w:val="24"/>
                <w:u w:val="single"/>
              </w:rPr>
            </w:pPr>
            <w:r w:rsidRPr="00F35252">
              <w:rPr>
                <w:rFonts w:ascii="Arial" w:eastAsia="Times New Roman" w:hAnsi="Arial" w:cs="Arial"/>
                <w:sz w:val="24"/>
                <w:szCs w:val="24"/>
                <w:u w:val="single"/>
              </w:rPr>
              <w:tab/>
            </w:r>
          </w:p>
          <w:p w:rsidR="00F35252" w:rsidRPr="00F35252" w:rsidRDefault="00F35252" w:rsidP="00F35252">
            <w:pPr>
              <w:tabs>
                <w:tab w:val="left" w:pos="4320"/>
              </w:tabs>
              <w:spacing w:after="0"/>
              <w:rPr>
                <w:rFonts w:ascii="Arial" w:eastAsia="Times New Roman" w:hAnsi="Arial" w:cs="Arial"/>
                <w:b/>
                <w:sz w:val="24"/>
                <w:szCs w:val="24"/>
              </w:rPr>
            </w:pPr>
            <w:r w:rsidRPr="00F35252">
              <w:rPr>
                <w:rFonts w:ascii="Arial" w:eastAsia="Times New Roman" w:hAnsi="Arial" w:cs="Arial"/>
                <w:sz w:val="24"/>
                <w:szCs w:val="24"/>
              </w:rPr>
              <w:t>Name:</w:t>
            </w:r>
            <w:r w:rsidRPr="00F35252">
              <w:rPr>
                <w:rFonts w:ascii="Arial" w:eastAsia="Times New Roman" w:hAnsi="Arial" w:cs="Arial"/>
                <w:sz w:val="24"/>
                <w:szCs w:val="24"/>
                <w:u w:val="single"/>
              </w:rPr>
              <w:tab/>
            </w:r>
          </w:p>
        </w:tc>
        <w:tc>
          <w:tcPr>
            <w:tcW w:w="4788" w:type="dxa"/>
          </w:tcPr>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b/>
                <w:sz w:val="24"/>
                <w:szCs w:val="24"/>
              </w:rPr>
              <w:t>Alta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By: </w:t>
            </w:r>
            <w:r w:rsidRPr="00F35252">
              <w:rPr>
                <w:rFonts w:ascii="Arial" w:eastAsia="Times New Roman" w:hAnsi="Arial" w:cs="Arial"/>
                <w:b/>
                <w:sz w:val="24"/>
                <w:szCs w:val="24"/>
              </w:rPr>
              <w:t>Strategic Urban Developers LLC</w:t>
            </w:r>
            <w:r w:rsidRPr="00F35252">
              <w:rPr>
                <w:rFonts w:ascii="Arial" w:eastAsia="Times New Roman" w:hAnsi="Arial" w:cs="Arial"/>
                <w:sz w:val="24"/>
                <w:szCs w:val="24"/>
              </w:rPr>
              <w:t>,</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b/>
                <w:sz w:val="24"/>
                <w:szCs w:val="24"/>
              </w:rPr>
            </w:pPr>
            <w:r w:rsidRPr="00F35252">
              <w:rPr>
                <w:rFonts w:ascii="Arial" w:eastAsia="Times New Roman" w:hAnsi="Arial" w:cs="Arial"/>
                <w:sz w:val="24"/>
                <w:szCs w:val="24"/>
              </w:rPr>
              <w:t xml:space="preserve">      By: </w:t>
            </w:r>
            <w:r w:rsidRPr="00F35252">
              <w:rPr>
                <w:rFonts w:ascii="Arial" w:eastAsia="Times New Roman" w:hAnsi="Arial" w:cs="Arial"/>
                <w:b/>
                <w:sz w:val="24"/>
                <w:szCs w:val="24"/>
              </w:rPr>
              <w:t>Strategic Properties Associates</w:t>
            </w:r>
          </w:p>
          <w:p w:rsidR="00F35252" w:rsidRPr="00F35252" w:rsidRDefault="00F35252" w:rsidP="00F35252">
            <w:pPr>
              <w:tabs>
                <w:tab w:val="left" w:pos="4392"/>
                <w:tab w:val="left" w:pos="8640"/>
              </w:tabs>
              <w:spacing w:after="0"/>
              <w:ind w:left="882" w:hanging="882"/>
              <w:rPr>
                <w:rFonts w:ascii="Arial" w:eastAsia="Times New Roman" w:hAnsi="Arial" w:cs="Arial"/>
                <w:sz w:val="24"/>
                <w:szCs w:val="24"/>
              </w:rPr>
            </w:pPr>
            <w:r w:rsidRPr="00F35252">
              <w:rPr>
                <w:rFonts w:ascii="Arial" w:eastAsia="Times New Roman" w:hAnsi="Arial" w:cs="Arial"/>
                <w:b/>
                <w:sz w:val="24"/>
                <w:szCs w:val="24"/>
              </w:rPr>
              <w:t xml:space="preserve">             Group LLC</w:t>
            </w:r>
            <w:r w:rsidRPr="00F35252">
              <w:rPr>
                <w:rFonts w:ascii="Arial" w:eastAsia="Times New Roman" w:hAnsi="Arial" w:cs="Arial"/>
                <w:sz w:val="24"/>
                <w:szCs w:val="24"/>
              </w:rPr>
              <w:t>, a Florida limited      liability company</w:t>
            </w: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By: ________________________</w:t>
            </w:r>
          </w:p>
          <w:p w:rsidR="00F35252" w:rsidRPr="00F35252" w:rsidRDefault="00F35252" w:rsidP="00F35252">
            <w:pPr>
              <w:tabs>
                <w:tab w:val="left" w:pos="4392"/>
                <w:tab w:val="left" w:pos="8640"/>
              </w:tabs>
              <w:spacing w:after="0"/>
              <w:rPr>
                <w:rFonts w:ascii="Arial" w:eastAsia="Times New Roman" w:hAnsi="Arial" w:cs="Arial"/>
                <w:sz w:val="24"/>
                <w:szCs w:val="24"/>
              </w:rPr>
            </w:pPr>
            <w:r w:rsidRPr="00F35252">
              <w:rPr>
                <w:rFonts w:ascii="Arial" w:eastAsia="Times New Roman" w:hAnsi="Arial" w:cs="Arial"/>
                <w:sz w:val="24"/>
                <w:szCs w:val="24"/>
              </w:rPr>
              <w:t xml:space="preserve">                   Henry Pino, Manager</w:t>
            </w:r>
          </w:p>
          <w:p w:rsidR="00F35252" w:rsidRPr="00F35252" w:rsidRDefault="00F35252" w:rsidP="00F35252">
            <w:pPr>
              <w:tabs>
                <w:tab w:val="left" w:pos="4392"/>
              </w:tabs>
              <w:spacing w:after="0"/>
              <w:rPr>
                <w:rFonts w:ascii="Arial" w:eastAsia="Times New Roman" w:hAnsi="Arial" w:cs="Arial"/>
                <w:b/>
                <w:sz w:val="24"/>
                <w:szCs w:val="24"/>
              </w:rPr>
            </w:pPr>
            <w:r w:rsidRPr="00F35252">
              <w:rPr>
                <w:rFonts w:ascii="Arial" w:eastAsia="Times New Roman" w:hAnsi="Arial" w:cs="Arial"/>
                <w:sz w:val="24"/>
                <w:szCs w:val="24"/>
              </w:rPr>
              <w:t xml:space="preserve">                   Date: ___________________</w:t>
            </w:r>
          </w:p>
        </w:tc>
      </w:tr>
      <w:tr w:rsidR="00F35252" w:rsidRPr="00F35252" w:rsidTr="008656EC">
        <w:tc>
          <w:tcPr>
            <w:tcW w:w="4788" w:type="dxa"/>
          </w:tcPr>
          <w:p w:rsidR="00F35252" w:rsidRPr="00F35252" w:rsidRDefault="00F35252" w:rsidP="00F35252">
            <w:pPr>
              <w:tabs>
                <w:tab w:val="left" w:pos="4320"/>
              </w:tabs>
              <w:spacing w:after="0"/>
              <w:rPr>
                <w:rFonts w:ascii="Arial" w:eastAsia="Times New Roman" w:hAnsi="Arial" w:cs="Arial"/>
                <w:sz w:val="24"/>
                <w:szCs w:val="24"/>
                <w:u w:val="single"/>
              </w:rPr>
            </w:pPr>
          </w:p>
        </w:tc>
        <w:tc>
          <w:tcPr>
            <w:tcW w:w="4788" w:type="dxa"/>
          </w:tcPr>
          <w:p w:rsidR="00F35252" w:rsidRPr="00F35252" w:rsidRDefault="00F35252" w:rsidP="00F35252">
            <w:pPr>
              <w:tabs>
                <w:tab w:val="left" w:pos="4392"/>
                <w:tab w:val="left" w:pos="8640"/>
              </w:tabs>
              <w:spacing w:after="0"/>
              <w:rPr>
                <w:rFonts w:ascii="Arial" w:eastAsia="Times New Roman" w:hAnsi="Arial" w:cs="Arial"/>
                <w:b/>
                <w:sz w:val="24"/>
                <w:szCs w:val="24"/>
              </w:rPr>
            </w:pPr>
          </w:p>
        </w:tc>
      </w:tr>
    </w:tbl>
    <w:p w:rsidR="00F35252" w:rsidRPr="00F35252" w:rsidRDefault="00F35252" w:rsidP="00F35252">
      <w:pPr>
        <w:tabs>
          <w:tab w:val="left" w:pos="2520"/>
          <w:tab w:val="left" w:pos="3240"/>
        </w:tabs>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sz w:val="24"/>
          <w:szCs w:val="24"/>
        </w:rPr>
      </w:pPr>
      <w:r w:rsidRPr="00F35252">
        <w:rPr>
          <w:rFonts w:ascii="Arial" w:eastAsia="Times New Roman" w:hAnsi="Arial" w:cs="Arial"/>
          <w:sz w:val="24"/>
          <w:szCs w:val="24"/>
        </w:rPr>
        <w:br w:type="page"/>
      </w: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lastRenderedPageBreak/>
        <w:t>Exhibits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Exhibit A</w:t>
      </w:r>
      <w:r w:rsidRPr="00F35252">
        <w:rPr>
          <w:rFonts w:ascii="Arial" w:eastAsia="Times New Roman" w:hAnsi="Arial" w:cs="Arial"/>
          <w:sz w:val="24"/>
          <w:szCs w:val="24"/>
        </w:rPr>
        <w:tab/>
        <w:t>Legal Description</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Schedules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5.7</w:t>
      </w:r>
      <w:r w:rsidRPr="00F35252">
        <w:rPr>
          <w:rFonts w:ascii="Arial" w:eastAsia="Times New Roman" w:hAnsi="Arial" w:cs="Arial"/>
          <w:sz w:val="24"/>
          <w:szCs w:val="24"/>
        </w:rPr>
        <w:tab/>
        <w:t>Licenses and Violations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5.8</w:t>
      </w:r>
      <w:r w:rsidRPr="00F35252">
        <w:rPr>
          <w:rFonts w:ascii="Arial" w:eastAsia="Times New Roman" w:hAnsi="Arial" w:cs="Arial"/>
          <w:sz w:val="24"/>
          <w:szCs w:val="24"/>
        </w:rPr>
        <w:tab/>
        <w:t>Contracts and Inspection Materials</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5.10</w:t>
      </w:r>
      <w:r w:rsidRPr="00F35252">
        <w:rPr>
          <w:rFonts w:ascii="Arial" w:eastAsia="Times New Roman" w:hAnsi="Arial" w:cs="Arial"/>
          <w:sz w:val="24"/>
          <w:szCs w:val="24"/>
        </w:rPr>
        <w:tab/>
        <w:t>Rent Roll</w:t>
      </w: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Schedule 7.7</w:t>
      </w:r>
      <w:r w:rsidRPr="00F35252">
        <w:rPr>
          <w:rFonts w:ascii="Arial" w:eastAsia="Times New Roman" w:hAnsi="Arial" w:cs="Arial"/>
          <w:sz w:val="24"/>
          <w:szCs w:val="24"/>
        </w:rPr>
        <w:tab/>
        <w:t>Personal Property</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b/>
          <w:sz w:val="24"/>
          <w:szCs w:val="24"/>
          <w:u w:val="single"/>
        </w:rPr>
      </w:pPr>
      <w:r w:rsidRPr="00F35252">
        <w:rPr>
          <w:rFonts w:ascii="Arial" w:eastAsia="Times New Roman" w:hAnsi="Arial" w:cs="Arial"/>
          <w:b/>
          <w:sz w:val="24"/>
          <w:szCs w:val="24"/>
          <w:u w:val="single"/>
        </w:rPr>
        <w:t>Forms</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tabs>
          <w:tab w:val="left" w:pos="1800"/>
        </w:tabs>
        <w:spacing w:after="0"/>
        <w:rPr>
          <w:rFonts w:ascii="Arial" w:eastAsia="Times New Roman" w:hAnsi="Arial" w:cs="Arial"/>
          <w:sz w:val="24"/>
          <w:szCs w:val="24"/>
        </w:rPr>
      </w:pPr>
      <w:r w:rsidRPr="00F35252">
        <w:rPr>
          <w:rFonts w:ascii="Arial" w:eastAsia="Times New Roman" w:hAnsi="Arial" w:cs="Arial"/>
          <w:sz w:val="24"/>
          <w:szCs w:val="24"/>
        </w:rPr>
        <w:t>Form 1</w:t>
      </w:r>
      <w:r w:rsidRPr="00F35252">
        <w:rPr>
          <w:rFonts w:ascii="Arial" w:eastAsia="Times New Roman" w:hAnsi="Arial" w:cs="Arial"/>
          <w:sz w:val="24"/>
          <w:szCs w:val="24"/>
        </w:rPr>
        <w:tab/>
        <w:t>Tenant’s Estoppel Letter</w:t>
      </w:r>
    </w:p>
    <w:p w:rsidR="00F35252" w:rsidRPr="00F35252" w:rsidRDefault="00F35252" w:rsidP="00F35252">
      <w:pPr>
        <w:tabs>
          <w:tab w:val="left" w:pos="1800"/>
        </w:tabs>
        <w:spacing w:after="0"/>
        <w:rPr>
          <w:rFonts w:ascii="Arial" w:eastAsia="Times New Roman" w:hAnsi="Arial" w:cs="Arial"/>
          <w:sz w:val="24"/>
          <w:szCs w:val="24"/>
        </w:rPr>
      </w:pPr>
    </w:p>
    <w:p w:rsidR="00F35252" w:rsidRPr="00F35252" w:rsidRDefault="00F35252" w:rsidP="00F35252">
      <w:pPr>
        <w:spacing w:after="0"/>
        <w:jc w:val="center"/>
        <w:rPr>
          <w:rFonts w:ascii="Arial" w:eastAsia="Times New Roman" w:hAnsi="Arial" w:cs="Arial"/>
          <w:sz w:val="24"/>
          <w:szCs w:val="24"/>
        </w:rPr>
        <w:sectPr w:rsidR="00F35252" w:rsidRPr="00F35252" w:rsidSect="008656EC">
          <w:footerReference w:type="even" r:id="rId9"/>
          <w:footerReference w:type="default" r:id="rId10"/>
          <w:footerReference w:type="first" r:id="rId11"/>
          <w:endnotePr>
            <w:numFmt w:val="decimal"/>
          </w:endnotePr>
          <w:pgSz w:w="12240" w:h="15840"/>
          <w:pgMar w:top="1800" w:right="1800" w:bottom="1800" w:left="1800" w:header="720" w:footer="360" w:gutter="0"/>
          <w:pgNumType w:start="1"/>
          <w:cols w:space="720"/>
          <w:noEndnote/>
          <w:titlePg/>
          <w:docGrid w:linePitch="326"/>
        </w:sectPr>
      </w:pPr>
    </w:p>
    <w:p w:rsidR="00F35252" w:rsidRPr="00F35252" w:rsidRDefault="00F35252" w:rsidP="00F35252">
      <w:pPr>
        <w:spacing w:after="0"/>
        <w:jc w:val="center"/>
        <w:rPr>
          <w:rFonts w:ascii="Arial" w:eastAsia="Times New Roman" w:hAnsi="Arial" w:cs="Arial"/>
          <w:b/>
          <w:bCs/>
          <w:sz w:val="24"/>
          <w:szCs w:val="24"/>
          <w:u w:val="single"/>
        </w:rPr>
      </w:pPr>
      <w:r w:rsidRPr="00F35252">
        <w:rPr>
          <w:rFonts w:ascii="Arial" w:eastAsia="Times New Roman" w:hAnsi="Arial" w:cs="Arial"/>
          <w:b/>
          <w:bCs/>
          <w:sz w:val="24"/>
          <w:szCs w:val="24"/>
          <w:u w:val="single"/>
        </w:rPr>
        <w:lastRenderedPageBreak/>
        <w:t>Exhibit “A”</w:t>
      </w:r>
    </w:p>
    <w:p w:rsidR="00F35252" w:rsidRPr="00F35252" w:rsidRDefault="00F35252" w:rsidP="00F35252">
      <w:pPr>
        <w:spacing w:after="0"/>
        <w:jc w:val="right"/>
        <w:rPr>
          <w:rFonts w:ascii="Arial" w:eastAsia="Times New Roman" w:hAnsi="Arial" w:cs="Arial"/>
          <w:b/>
          <w:bCs/>
          <w:sz w:val="24"/>
          <w:szCs w:val="24"/>
          <w:u w:val="single"/>
        </w:rPr>
      </w:pPr>
    </w:p>
    <w:p w:rsidR="00F35252" w:rsidRPr="00F35252" w:rsidRDefault="00F35252" w:rsidP="00F35252">
      <w:pPr>
        <w:spacing w:after="0"/>
        <w:jc w:val="center"/>
        <w:rPr>
          <w:rFonts w:ascii="Arial" w:eastAsia="Times New Roman" w:hAnsi="Arial" w:cs="Arial"/>
          <w:b/>
          <w:sz w:val="24"/>
          <w:szCs w:val="24"/>
          <w:u w:val="single"/>
        </w:rPr>
      </w:pPr>
      <w:r w:rsidRPr="00F35252">
        <w:rPr>
          <w:rFonts w:ascii="Arial" w:eastAsia="Times New Roman" w:hAnsi="Arial" w:cs="Arial"/>
          <w:b/>
          <w:sz w:val="24"/>
          <w:szCs w:val="24"/>
          <w:u w:val="single"/>
        </w:rPr>
        <w:t>Legal Description</w:t>
      </w:r>
    </w:p>
    <w:p w:rsidR="00F35252" w:rsidRPr="00F35252" w:rsidRDefault="00F35252" w:rsidP="00F35252">
      <w:pPr>
        <w:spacing w:after="0"/>
        <w:rPr>
          <w:rFonts w:ascii="Arial" w:eastAsia="Times New Roman" w:hAnsi="Arial" w:cs="Arial"/>
          <w:sz w:val="24"/>
          <w:szCs w:val="24"/>
        </w:rPr>
      </w:pPr>
    </w:p>
    <w:p w:rsidR="00F35252" w:rsidRPr="00F35252" w:rsidRDefault="00F35252" w:rsidP="00F35252">
      <w:pPr>
        <w:spacing w:after="0"/>
        <w:rPr>
          <w:rFonts w:ascii="Arial" w:eastAsia="Times New Roman" w:hAnsi="Arial" w:cs="Arial"/>
          <w:b/>
          <w:sz w:val="24"/>
          <w:szCs w:val="24"/>
        </w:rPr>
      </w:pPr>
    </w:p>
    <w:p w:rsidR="00F35252" w:rsidRPr="00F35252" w:rsidRDefault="00F35252" w:rsidP="00F35252">
      <w:pPr>
        <w:spacing w:after="0"/>
        <w:ind w:left="720" w:right="720"/>
        <w:jc w:val="both"/>
        <w:rPr>
          <w:rFonts w:ascii="Arial" w:eastAsia="Times New Roman" w:hAnsi="Arial" w:cs="Arial"/>
          <w:b/>
          <w:sz w:val="24"/>
          <w:szCs w:val="24"/>
        </w:rPr>
      </w:pPr>
      <w:r w:rsidRPr="00F35252">
        <w:rPr>
          <w:rFonts w:ascii="Arial" w:eastAsia="Times New Roman" w:hAnsi="Arial" w:cs="Arial"/>
          <w:b/>
          <w:sz w:val="24"/>
          <w:szCs w:val="24"/>
        </w:rPr>
        <w:t>ALL OF TRACT A, LESS THE EAST 118 FEET OF THE NORTH 129.07 FEET, IN BLOCK 1, AND LOT 3, IN BLOCK 1, OF ROSSWOOD, ACCORDING TO THE PLAT THEREOF, RECORDED IN PLAT BOOK 13, AT PAGE 62, IN THE PUBLIC RECORDS OF DADE COUNTY, FLORIDA, LESS THE SOUTH 25 FEET OF SAID BLOCK 1.</w:t>
      </w:r>
    </w:p>
    <w:p w:rsidR="00F35252" w:rsidRPr="00F35252" w:rsidRDefault="00F35252" w:rsidP="00F35252">
      <w:pPr>
        <w:spacing w:after="0"/>
        <w:rPr>
          <w:rFonts w:ascii="Arial" w:eastAsia="Times New Roman" w:hAnsi="Arial" w:cs="Arial"/>
          <w:sz w:val="24"/>
          <w:szCs w:val="24"/>
        </w:rPr>
      </w:pPr>
    </w:p>
    <w:p w:rsidR="00AB27FC" w:rsidRDefault="00AB27FC"/>
    <w:sectPr w:rsidR="00AB27FC" w:rsidSect="008656EC">
      <w:headerReference w:type="default" r:id="rId12"/>
      <w:footerReference w:type="default" r:id="rId13"/>
      <w:headerReference w:type="first" r:id="rId14"/>
      <w:footerReference w:type="first" r:id="rId15"/>
      <w:endnotePr>
        <w:numFmt w:val="decimal"/>
      </w:endnotePr>
      <w:pgSz w:w="12240" w:h="15840"/>
      <w:pgMar w:top="1800" w:right="1800" w:bottom="1800" w:left="1800" w:header="720" w:footer="360" w:gutter="0"/>
      <w:pgNumType w:start="25"/>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160B" w:rsidRDefault="009841AC">
      <w:pPr>
        <w:spacing w:after="0"/>
      </w:pPr>
      <w:r>
        <w:separator/>
      </w:r>
    </w:p>
  </w:endnote>
  <w:endnote w:type="continuationSeparator" w:id="0">
    <w:p w:rsidR="0018160B" w:rsidRDefault="009841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594513" w:rsidRDefault="008656EC">
    <w:pPr>
      <w:pStyle w:val="Footer"/>
      <w:jc w:val="center"/>
      <w:rPr>
        <w:rFonts w:ascii="Arial" w:hAnsi="Arial" w:cs="Arial"/>
        <w:sz w:val="22"/>
        <w:szCs w:val="22"/>
      </w:rPr>
    </w:pPr>
    <w:r w:rsidRPr="00594513">
      <w:rPr>
        <w:rFonts w:ascii="Arial" w:hAnsi="Arial" w:cs="Arial"/>
        <w:sz w:val="22"/>
        <w:szCs w:val="22"/>
      </w:rPr>
      <w:fldChar w:fldCharType="begin"/>
    </w:r>
    <w:r w:rsidRPr="00594513">
      <w:rPr>
        <w:rFonts w:ascii="Arial" w:hAnsi="Arial" w:cs="Arial"/>
        <w:sz w:val="22"/>
        <w:szCs w:val="22"/>
      </w:rPr>
      <w:instrText xml:space="preserve"> PAGE   \* MERGEFORMAT </w:instrText>
    </w:r>
    <w:r w:rsidRPr="00594513">
      <w:rPr>
        <w:rFonts w:ascii="Arial" w:hAnsi="Arial" w:cs="Arial"/>
        <w:sz w:val="22"/>
        <w:szCs w:val="22"/>
      </w:rPr>
      <w:fldChar w:fldCharType="separate"/>
    </w:r>
    <w:r w:rsidR="00EE0CEF">
      <w:rPr>
        <w:rFonts w:ascii="Arial" w:hAnsi="Arial" w:cs="Arial"/>
        <w:noProof/>
        <w:sz w:val="22"/>
        <w:szCs w:val="22"/>
      </w:rPr>
      <w:t>29</w:t>
    </w:r>
    <w:r w:rsidRPr="00594513">
      <w:rPr>
        <w:rFonts w:ascii="Arial" w:hAnsi="Arial" w:cs="Arial"/>
        <w:noProof/>
        <w:sz w:val="22"/>
        <w:szCs w:val="22"/>
      </w:rPr>
      <w:fldChar w:fldCharType="end"/>
    </w:r>
  </w:p>
  <w:p w:rsidR="008656EC" w:rsidRDefault="008656EC">
    <w:pPr>
      <w:pStyle w:val="Footer"/>
      <w:rPr>
        <w:sz w:val="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AE2EE1" w:rsidRDefault="008656EC" w:rsidP="008656EC">
    <w:pPr>
      <w:tabs>
        <w:tab w:val="center" w:pos="4320"/>
        <w:tab w:val="right" w:pos="8640"/>
      </w:tabs>
    </w:pPr>
    <w:r w:rsidRPr="00AE2EE1">
      <w:rPr>
        <w:spacing w:val="-3"/>
        <w:sz w:val="12"/>
        <w:szCs w:val="18"/>
      </w:rPr>
      <w:fldChar w:fldCharType="begin"/>
    </w:r>
    <w:r w:rsidRPr="00AE2EE1">
      <w:rPr>
        <w:spacing w:val="-3"/>
        <w:sz w:val="12"/>
        <w:szCs w:val="18"/>
      </w:rPr>
      <w:instrText xml:space="preserve"> FILENAME \* Lower\p  \* MERGEFORMAT </w:instrText>
    </w:r>
    <w:r w:rsidRPr="00AE2EE1">
      <w:rPr>
        <w:spacing w:val="-3"/>
        <w:sz w:val="12"/>
        <w:szCs w:val="18"/>
      </w:rPr>
      <w:fldChar w:fldCharType="separate"/>
    </w:r>
    <w:r w:rsidR="00EE0CEF">
      <w:rPr>
        <w:noProof/>
        <w:spacing w:val="-3"/>
        <w:sz w:val="12"/>
        <w:szCs w:val="18"/>
      </w:rPr>
      <w:t>g:\active client files\sordo, teresa\1 alta developers - 99 yr lease\agreement for lease (track changes 8.18.17@2.49).docx</w:t>
    </w:r>
    <w:r w:rsidRPr="00AE2EE1">
      <w:rPr>
        <w:spacing w:val="-3"/>
        <w:sz w:val="12"/>
        <w:szCs w:val="18"/>
      </w:rPr>
      <w:fldChar w:fldCharType="end"/>
    </w:r>
  </w:p>
  <w:p w:rsidR="008656EC" w:rsidRDefault="008656EC">
    <w:pPr>
      <w:pStyle w:val="Footer"/>
      <w:rPr>
        <w:sz w:val="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Footer"/>
    </w:pPr>
  </w:p>
  <w:tbl>
    <w:tblPr>
      <w:tblW w:w="9576" w:type="dxa"/>
      <w:tblLayout w:type="fixed"/>
      <w:tblLook w:val="0000" w:firstRow="0" w:lastRow="0" w:firstColumn="0" w:lastColumn="0" w:noHBand="0" w:noVBand="0"/>
    </w:tblPr>
    <w:tblGrid>
      <w:gridCol w:w="3831"/>
      <w:gridCol w:w="1915"/>
      <w:gridCol w:w="3830"/>
    </w:tblGrid>
    <w:tr w:rsidR="008656EC">
      <w:tc>
        <w:tcPr>
          <w:tcW w:w="2000" w:type="pct"/>
          <w:vAlign w:val="bottom"/>
        </w:tcPr>
        <w:p w:rsidR="008656EC" w:rsidRPr="00BB6250" w:rsidRDefault="008656EC">
          <w:pPr>
            <w:pStyle w:val="Footer"/>
          </w:pPr>
          <w:r w:rsidRPr="00BB6250">
            <w:t>MIAMI 717743 v2 (2K)</w:t>
          </w:r>
        </w:p>
      </w:tc>
      <w:tc>
        <w:tcPr>
          <w:tcW w:w="1000" w:type="pct"/>
        </w:tcPr>
        <w:p w:rsidR="008656EC" w:rsidRDefault="008656EC">
          <w:pPr>
            <w:pStyle w:val="WCPageNumber"/>
          </w:pPr>
        </w:p>
      </w:tc>
      <w:tc>
        <w:tcPr>
          <w:tcW w:w="2000" w:type="pct"/>
        </w:tcPr>
        <w:p w:rsidR="008656EC" w:rsidRDefault="008656EC">
          <w:pPr>
            <w:pStyle w:val="Footer"/>
            <w:jc w:val="right"/>
          </w:pPr>
        </w:p>
      </w:tc>
    </w:tr>
  </w:tbl>
  <w:p w:rsidR="008656EC" w:rsidRDefault="008656EC">
    <w:pPr>
      <w:pStyle w:val="Footer"/>
      <w:rPr>
        <w:sz w:val="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Pr="002C1E7B" w:rsidRDefault="008656EC">
    <w:pPr>
      <w:pStyle w:val="Footer"/>
      <w:jc w:val="center"/>
      <w:rPr>
        <w:rFonts w:ascii="Arial" w:hAnsi="Arial" w:cs="Arial"/>
        <w:sz w:val="22"/>
        <w:szCs w:val="22"/>
      </w:rPr>
    </w:pPr>
    <w:r w:rsidRPr="002C1E7B">
      <w:rPr>
        <w:rFonts w:ascii="Arial" w:hAnsi="Arial" w:cs="Arial"/>
        <w:sz w:val="22"/>
        <w:szCs w:val="22"/>
      </w:rPr>
      <w:fldChar w:fldCharType="begin"/>
    </w:r>
    <w:r w:rsidRPr="002C1E7B">
      <w:rPr>
        <w:rFonts w:ascii="Arial" w:hAnsi="Arial" w:cs="Arial"/>
        <w:sz w:val="22"/>
        <w:szCs w:val="22"/>
      </w:rPr>
      <w:instrText xml:space="preserve"> PAGE   \* MERGEFORMAT </w:instrText>
    </w:r>
    <w:r w:rsidRPr="002C1E7B">
      <w:rPr>
        <w:rFonts w:ascii="Arial" w:hAnsi="Arial" w:cs="Arial"/>
        <w:sz w:val="22"/>
        <w:szCs w:val="22"/>
      </w:rPr>
      <w:fldChar w:fldCharType="separate"/>
    </w:r>
    <w:r w:rsidR="00EE0CEF">
      <w:rPr>
        <w:rFonts w:ascii="Arial" w:hAnsi="Arial" w:cs="Arial"/>
        <w:noProof/>
        <w:sz w:val="22"/>
        <w:szCs w:val="22"/>
      </w:rPr>
      <w:t>25</w:t>
    </w:r>
    <w:r w:rsidRPr="002C1E7B">
      <w:rPr>
        <w:rFonts w:ascii="Arial" w:hAnsi="Arial" w:cs="Arial"/>
        <w:noProof/>
        <w:sz w:val="22"/>
        <w:szCs w:val="22"/>
      </w:rPr>
      <w:fldChar w:fldCharType="end"/>
    </w:r>
  </w:p>
  <w:p w:rsidR="008656EC" w:rsidRDefault="008656EC">
    <w:pPr>
      <w:pStyle w:val="Footer"/>
      <w:rPr>
        <w:sz w:val="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160B" w:rsidRDefault="009841AC">
      <w:pPr>
        <w:spacing w:after="0"/>
      </w:pPr>
      <w:r>
        <w:separator/>
      </w:r>
    </w:p>
  </w:footnote>
  <w:footnote w:type="continuationSeparator" w:id="0">
    <w:p w:rsidR="0018160B" w:rsidRDefault="009841AC">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6EC" w:rsidRDefault="008656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1743888"/>
    <w:lvl w:ilvl="0">
      <w:start w:val="1"/>
      <w:numFmt w:val="decimal"/>
      <w:lvlText w:val="%1."/>
      <w:lvlJc w:val="left"/>
      <w:pPr>
        <w:tabs>
          <w:tab w:val="num" w:pos="1800"/>
        </w:tabs>
        <w:ind w:left="1800" w:hanging="360"/>
      </w:pPr>
    </w:lvl>
  </w:abstractNum>
  <w:abstractNum w:abstractNumId="1">
    <w:nsid w:val="FFFFFF7D"/>
    <w:multiLevelType w:val="singleLevel"/>
    <w:tmpl w:val="B02C371C"/>
    <w:lvl w:ilvl="0">
      <w:start w:val="1"/>
      <w:numFmt w:val="decimal"/>
      <w:lvlText w:val="%1."/>
      <w:lvlJc w:val="left"/>
      <w:pPr>
        <w:tabs>
          <w:tab w:val="num" w:pos="1440"/>
        </w:tabs>
        <w:ind w:left="1440" w:hanging="360"/>
      </w:pPr>
    </w:lvl>
  </w:abstractNum>
  <w:abstractNum w:abstractNumId="2">
    <w:nsid w:val="FFFFFF7E"/>
    <w:multiLevelType w:val="singleLevel"/>
    <w:tmpl w:val="FB84B7D4"/>
    <w:lvl w:ilvl="0">
      <w:start w:val="1"/>
      <w:numFmt w:val="decimal"/>
      <w:lvlText w:val="%1."/>
      <w:lvlJc w:val="left"/>
      <w:pPr>
        <w:tabs>
          <w:tab w:val="num" w:pos="1080"/>
        </w:tabs>
        <w:ind w:left="1080" w:hanging="360"/>
      </w:pPr>
    </w:lvl>
  </w:abstractNum>
  <w:abstractNum w:abstractNumId="3">
    <w:nsid w:val="FFFFFF7F"/>
    <w:multiLevelType w:val="singleLevel"/>
    <w:tmpl w:val="A0382FE0"/>
    <w:lvl w:ilvl="0">
      <w:start w:val="1"/>
      <w:numFmt w:val="decimal"/>
      <w:lvlText w:val="%1."/>
      <w:lvlJc w:val="left"/>
      <w:pPr>
        <w:tabs>
          <w:tab w:val="num" w:pos="720"/>
        </w:tabs>
        <w:ind w:left="720" w:hanging="360"/>
      </w:pPr>
    </w:lvl>
  </w:abstractNum>
  <w:abstractNum w:abstractNumId="4">
    <w:nsid w:val="FFFFFF80"/>
    <w:multiLevelType w:val="singleLevel"/>
    <w:tmpl w:val="DF3475C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BD62DFB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CFA1D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B9ECE2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77ACE44"/>
    <w:lvl w:ilvl="0">
      <w:start w:val="1"/>
      <w:numFmt w:val="decimal"/>
      <w:lvlText w:val="%1."/>
      <w:lvlJc w:val="left"/>
      <w:pPr>
        <w:tabs>
          <w:tab w:val="num" w:pos="360"/>
        </w:tabs>
        <w:ind w:left="360" w:hanging="360"/>
      </w:pPr>
    </w:lvl>
  </w:abstractNum>
  <w:abstractNum w:abstractNumId="9">
    <w:nsid w:val="FFFFFF89"/>
    <w:multiLevelType w:val="singleLevel"/>
    <w:tmpl w:val="82AEB5A4"/>
    <w:lvl w:ilvl="0">
      <w:start w:val="1"/>
      <w:numFmt w:val="bullet"/>
      <w:lvlText w:val=""/>
      <w:lvlJc w:val="left"/>
      <w:pPr>
        <w:tabs>
          <w:tab w:val="num" w:pos="360"/>
        </w:tabs>
        <w:ind w:left="360" w:hanging="360"/>
      </w:pPr>
      <w:rPr>
        <w:rFonts w:ascii="Symbol" w:hAnsi="Symbol" w:hint="default"/>
      </w:rPr>
    </w:lvl>
  </w:abstractNum>
  <w:abstractNum w:abstractNumId="10">
    <w:nsid w:val="07C415E3"/>
    <w:multiLevelType w:val="multilevel"/>
    <w:tmpl w:val="A4EA4F86"/>
    <w:lvl w:ilvl="0">
      <w:start w:val="6"/>
      <w:numFmt w:val="decimal"/>
      <w:lvlText w:val="%1"/>
      <w:lvlJc w:val="left"/>
      <w:pPr>
        <w:ind w:left="360" w:hanging="360"/>
      </w:pPr>
      <w:rPr>
        <w:rFonts w:hint="default"/>
        <w:u w:val="single"/>
      </w:rPr>
    </w:lvl>
    <w:lvl w:ilvl="1">
      <w:start w:val="6"/>
      <w:numFmt w:val="decimal"/>
      <w:lvlText w:val="%1.%2"/>
      <w:lvlJc w:val="left"/>
      <w:pPr>
        <w:ind w:left="5400" w:hanging="360"/>
      </w:pPr>
      <w:rPr>
        <w:rFonts w:hint="default"/>
        <w:u w:val="single"/>
      </w:rPr>
    </w:lvl>
    <w:lvl w:ilvl="2">
      <w:start w:val="1"/>
      <w:numFmt w:val="decimal"/>
      <w:lvlText w:val="%1.%2.%3"/>
      <w:lvlJc w:val="left"/>
      <w:pPr>
        <w:ind w:left="10800" w:hanging="720"/>
      </w:pPr>
      <w:rPr>
        <w:rFonts w:hint="default"/>
        <w:u w:val="single"/>
      </w:rPr>
    </w:lvl>
    <w:lvl w:ilvl="3">
      <w:start w:val="1"/>
      <w:numFmt w:val="decimal"/>
      <w:lvlText w:val="%1.%2.%3.%4"/>
      <w:lvlJc w:val="left"/>
      <w:pPr>
        <w:ind w:left="16200" w:hanging="1080"/>
      </w:pPr>
      <w:rPr>
        <w:rFonts w:hint="default"/>
        <w:u w:val="single"/>
      </w:rPr>
    </w:lvl>
    <w:lvl w:ilvl="4">
      <w:start w:val="1"/>
      <w:numFmt w:val="decimal"/>
      <w:lvlText w:val="%1.%2.%3.%4.%5"/>
      <w:lvlJc w:val="left"/>
      <w:pPr>
        <w:ind w:left="21240" w:hanging="1080"/>
      </w:pPr>
      <w:rPr>
        <w:rFonts w:hint="default"/>
        <w:u w:val="single"/>
      </w:rPr>
    </w:lvl>
    <w:lvl w:ilvl="5">
      <w:start w:val="1"/>
      <w:numFmt w:val="decimal"/>
      <w:lvlText w:val="%1.%2.%3.%4.%5.%6"/>
      <w:lvlJc w:val="left"/>
      <w:pPr>
        <w:ind w:left="26640" w:hanging="1440"/>
      </w:pPr>
      <w:rPr>
        <w:rFonts w:hint="default"/>
        <w:u w:val="single"/>
      </w:rPr>
    </w:lvl>
    <w:lvl w:ilvl="6">
      <w:start w:val="1"/>
      <w:numFmt w:val="decimal"/>
      <w:lvlText w:val="%1.%2.%3.%4.%5.%6.%7"/>
      <w:lvlJc w:val="left"/>
      <w:pPr>
        <w:ind w:hanging="1440"/>
      </w:pPr>
      <w:rPr>
        <w:rFonts w:hint="default"/>
        <w:u w:val="single"/>
      </w:rPr>
    </w:lvl>
    <w:lvl w:ilvl="7">
      <w:start w:val="1"/>
      <w:numFmt w:val="decimal"/>
      <w:lvlText w:val="%1.%2.%3.%4.%5.%6.%7.%8"/>
      <w:lvlJc w:val="left"/>
      <w:pPr>
        <w:ind w:left="-28456" w:hanging="1800"/>
      </w:pPr>
      <w:rPr>
        <w:rFonts w:hint="default"/>
        <w:u w:val="single"/>
      </w:rPr>
    </w:lvl>
    <w:lvl w:ilvl="8">
      <w:start w:val="1"/>
      <w:numFmt w:val="decimal"/>
      <w:lvlText w:val="%1.%2.%3.%4.%5.%6.%7.%8.%9"/>
      <w:lvlJc w:val="left"/>
      <w:pPr>
        <w:ind w:left="-23416" w:hanging="1800"/>
      </w:pPr>
      <w:rPr>
        <w:rFonts w:hint="default"/>
        <w:u w:val="single"/>
      </w:rPr>
    </w:lvl>
  </w:abstractNum>
  <w:abstractNum w:abstractNumId="11">
    <w:nsid w:val="1E9167BC"/>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2">
    <w:nsid w:val="38B77414"/>
    <w:multiLevelType w:val="hybridMultilevel"/>
    <w:tmpl w:val="FBFCB7F6"/>
    <w:lvl w:ilvl="0" w:tplc="E4DC84CC">
      <w:start w:val="30"/>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3">
    <w:nsid w:val="3F887743"/>
    <w:multiLevelType w:val="hybridMultilevel"/>
    <w:tmpl w:val="A1FCD5D6"/>
    <w:lvl w:ilvl="0" w:tplc="22E4FD8C">
      <w:start w:val="41"/>
      <w:numFmt w:val="lowerLetter"/>
      <w:lvlText w:val="(%1)"/>
      <w:lvlJc w:val="left"/>
      <w:pPr>
        <w:tabs>
          <w:tab w:val="num" w:pos="2565"/>
        </w:tabs>
        <w:ind w:left="2565" w:hanging="405"/>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4">
    <w:nsid w:val="6E520CE7"/>
    <w:multiLevelType w:val="multilevel"/>
    <w:tmpl w:val="D9FE8D50"/>
    <w:lvl w:ilvl="0">
      <w:start w:val="1"/>
      <w:numFmt w:val="decimal"/>
      <w:lvlText w:val="Section %1."/>
      <w:lvlJc w:val="left"/>
      <w:pPr>
        <w:tabs>
          <w:tab w:val="num" w:pos="360"/>
        </w:tabs>
        <w:ind w:left="0" w:firstLine="1440"/>
      </w:pPr>
      <w:rPr>
        <w:b w:val="0"/>
        <w:i w:val="0"/>
        <w:caps w:val="0"/>
        <w:strike w:val="0"/>
        <w:dstrike w:val="0"/>
        <w:outline w:val="0"/>
        <w:shadow w:val="0"/>
        <w:emboss w:val="0"/>
        <w:imprint w:val="0"/>
        <w:vanish w:val="0"/>
        <w:u w:val="none"/>
        <w:effect w:val="none"/>
        <w:vertAlign w:val="baseline"/>
      </w:rPr>
    </w:lvl>
    <w:lvl w:ilvl="1">
      <w:start w:val="1"/>
      <w:numFmt w:val="decimal"/>
      <w:isLgl/>
      <w:lvlText w:val="%1.%2."/>
      <w:lvlJc w:val="left"/>
      <w:pPr>
        <w:tabs>
          <w:tab w:val="num" w:pos="1680"/>
        </w:tabs>
        <w:ind w:left="600" w:firstLine="1440"/>
      </w:pPr>
      <w:rPr>
        <w:b w:val="0"/>
        <w:i w:val="0"/>
        <w:caps w:val="0"/>
        <w:strike w:val="0"/>
        <w:dstrike w:val="0"/>
        <w:outline w:val="0"/>
        <w:shadow w:val="0"/>
        <w:emboss w:val="0"/>
        <w:imprint w:val="0"/>
        <w:vanish w:val="0"/>
        <w:u w:val="none"/>
        <w:effect w:val="none"/>
        <w:vertAlign w:val="baseline"/>
      </w:rPr>
    </w:lvl>
    <w:lvl w:ilvl="2">
      <w:start w:val="1"/>
      <w:numFmt w:val="lowerLetter"/>
      <w:lvlText w:val="(%3)"/>
      <w:lvlJc w:val="left"/>
      <w:pPr>
        <w:tabs>
          <w:tab w:val="num" w:pos="1800"/>
        </w:tabs>
        <w:ind w:left="0" w:firstLine="2160"/>
      </w:pPr>
      <w:rPr>
        <w:b w:val="0"/>
        <w:i w:val="0"/>
        <w:caps w:val="0"/>
        <w:strike w:val="0"/>
        <w:dstrike w:val="0"/>
        <w:outline w:val="0"/>
        <w:shadow w:val="0"/>
        <w:emboss w:val="0"/>
        <w:imprint w:val="0"/>
        <w:vanish w:val="0"/>
        <w:u w:val="none"/>
        <w:effect w:val="none"/>
        <w:vertAlign w:val="baseline"/>
      </w:rPr>
    </w:lvl>
    <w:lvl w:ilvl="3">
      <w:start w:val="1"/>
      <w:numFmt w:val="lowerRoman"/>
      <w:lvlText w:val="(%4)"/>
      <w:lvlJc w:val="left"/>
      <w:pPr>
        <w:tabs>
          <w:tab w:val="num" w:pos="2520"/>
        </w:tabs>
        <w:ind w:left="0" w:firstLine="2880"/>
      </w:pPr>
      <w:rPr>
        <w:b w:val="0"/>
        <w:i w:val="0"/>
        <w:caps w:val="0"/>
        <w:strike w:val="0"/>
        <w:dstrike w:val="0"/>
        <w:outline w:val="0"/>
        <w:shadow w:val="0"/>
        <w:emboss w:val="0"/>
        <w:imprint w:val="0"/>
        <w:vanish w:val="0"/>
        <w:u w:val="none"/>
        <w:effect w:val="none"/>
        <w:vertAlign w:val="baseline"/>
      </w:rPr>
    </w:lvl>
    <w:lvl w:ilvl="4">
      <w:start w:val="1"/>
      <w:numFmt w:val="none"/>
      <w:suff w:val="nothing"/>
      <w:lvlText w:val=""/>
      <w:lvlJc w:val="left"/>
      <w:pPr>
        <w:tabs>
          <w:tab w:val="num" w:pos="3240"/>
        </w:tabs>
        <w:ind w:left="0" w:firstLine="0"/>
      </w:pPr>
      <w:rPr>
        <w:b w:val="0"/>
        <w:i w:val="0"/>
        <w:caps w:val="0"/>
        <w:strike w:val="0"/>
        <w:dstrike w:val="0"/>
        <w:outline w:val="0"/>
        <w:shadow w:val="0"/>
        <w:emboss w:val="0"/>
        <w:imprint w:val="0"/>
        <w:vanish w:val="0"/>
        <w:u w:val="none"/>
        <w:effect w:val="none"/>
        <w:vertAlign w:val="baseline"/>
      </w:rPr>
    </w:lvl>
    <w:lvl w:ilvl="5">
      <w:start w:val="1"/>
      <w:numFmt w:val="none"/>
      <w:suff w:val="nothing"/>
      <w:lvlText w:val=""/>
      <w:lvlJc w:val="left"/>
      <w:pPr>
        <w:tabs>
          <w:tab w:val="num" w:pos="3960"/>
        </w:tabs>
        <w:ind w:left="0" w:firstLine="0"/>
      </w:pPr>
      <w:rPr>
        <w:b w:val="0"/>
        <w:i w:val="0"/>
        <w:caps w:val="0"/>
        <w:strike w:val="0"/>
        <w:dstrike w:val="0"/>
        <w:outline w:val="0"/>
        <w:shadow w:val="0"/>
        <w:emboss w:val="0"/>
        <w:imprint w:val="0"/>
        <w:vanish w:val="0"/>
        <w:u w:val="none"/>
        <w:effect w:val="none"/>
        <w:vertAlign w:val="baseline"/>
      </w:rPr>
    </w:lvl>
    <w:lvl w:ilvl="6">
      <w:start w:val="1"/>
      <w:numFmt w:val="none"/>
      <w:suff w:val="nothing"/>
      <w:lvlText w:val=""/>
      <w:lvlJc w:val="left"/>
      <w:pPr>
        <w:tabs>
          <w:tab w:val="num" w:pos="4680"/>
        </w:tabs>
        <w:ind w:left="0" w:firstLine="0"/>
      </w:pPr>
      <w:rPr>
        <w:b w:val="0"/>
        <w:i w:val="0"/>
        <w:caps w:val="0"/>
        <w:strike w:val="0"/>
        <w:dstrike w:val="0"/>
        <w:outline w:val="0"/>
        <w:shadow w:val="0"/>
        <w:emboss w:val="0"/>
        <w:imprint w:val="0"/>
        <w:vanish w:val="0"/>
        <w:u w:val="none"/>
        <w:effect w:val="none"/>
        <w:vertAlign w:val="baseline"/>
      </w:rPr>
    </w:lvl>
    <w:lvl w:ilvl="7">
      <w:start w:val="1"/>
      <w:numFmt w:val="none"/>
      <w:suff w:val="nothing"/>
      <w:lvlText w:val=""/>
      <w:lvlJc w:val="left"/>
      <w:pPr>
        <w:tabs>
          <w:tab w:val="num" w:pos="5400"/>
        </w:tabs>
        <w:ind w:left="0" w:firstLine="0"/>
      </w:pPr>
      <w:rPr>
        <w:b w:val="0"/>
        <w:i w:val="0"/>
        <w:caps w:val="0"/>
        <w:strike w:val="0"/>
        <w:dstrike w:val="0"/>
        <w:outline w:val="0"/>
        <w:shadow w:val="0"/>
        <w:emboss w:val="0"/>
        <w:imprint w:val="0"/>
        <w:vanish w:val="0"/>
        <w:u w:val="none"/>
        <w:effect w:val="none"/>
        <w:vertAlign w:val="baseline"/>
      </w:rPr>
    </w:lvl>
    <w:lvl w:ilvl="8">
      <w:start w:val="1"/>
      <w:numFmt w:val="none"/>
      <w:suff w:val="nothing"/>
      <w:lvlText w:val=""/>
      <w:lvlJc w:val="left"/>
      <w:pPr>
        <w:tabs>
          <w:tab w:val="num" w:pos="6120"/>
        </w:tabs>
        <w:ind w:left="0" w:firstLine="0"/>
      </w:pPr>
      <w:rPr>
        <w:b w:val="0"/>
        <w:i w:val="0"/>
        <w:caps w:val="0"/>
        <w:strike w:val="0"/>
        <w:dstrike w:val="0"/>
        <w:outline w:val="0"/>
        <w:shadow w:val="0"/>
        <w:emboss w:val="0"/>
        <w:imprint w:val="0"/>
        <w:vanish w:val="0"/>
        <w:u w:val="none"/>
        <w:effect w:val="none"/>
        <w:vertAlign w:val="baseline"/>
      </w:rPr>
    </w:lvl>
  </w:abstractNum>
  <w:abstractNum w:abstractNumId="15">
    <w:nsid w:val="7C546EF7"/>
    <w:multiLevelType w:val="multilevel"/>
    <w:tmpl w:val="B596C748"/>
    <w:lvl w:ilvl="0">
      <w:start w:val="1"/>
      <w:numFmt w:val="decimal"/>
      <w:pStyle w:val="Heading1"/>
      <w:lvlText w:val="Section %1."/>
      <w:lvlJc w:val="left"/>
      <w:pPr>
        <w:tabs>
          <w:tab w:val="num" w:pos="36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1">
      <w:start w:val="1"/>
      <w:numFmt w:val="decimal"/>
      <w:pStyle w:val="Heading2"/>
      <w:isLgl/>
      <w:lvlText w:val="%1.%2."/>
      <w:lvlJc w:val="left"/>
      <w:pPr>
        <w:tabs>
          <w:tab w:val="num" w:pos="1080"/>
        </w:tabs>
        <w:ind w:left="0" w:firstLine="1440"/>
      </w:pPr>
      <w:rPr>
        <w:rFonts w:ascii="Arial" w:hAnsi="Arial" w:cs="Arial" w:hint="default"/>
        <w:b w:val="0"/>
        <w:i w:val="0"/>
        <w:caps w:val="0"/>
        <w:strike w:val="0"/>
        <w:dstrike w:val="0"/>
        <w:outline w:val="0"/>
        <w:shadow w:val="0"/>
        <w:emboss w:val="0"/>
        <w:imprint w:val="0"/>
        <w:vanish w:val="0"/>
        <w:u w:val="none"/>
        <w:effect w:val="none"/>
        <w:vertAlign w:val="baseline"/>
      </w:rPr>
    </w:lvl>
    <w:lvl w:ilvl="2">
      <w:start w:val="1"/>
      <w:numFmt w:val="lowerLetter"/>
      <w:pStyle w:val="Heading3"/>
      <w:lvlText w:val="(%3)"/>
      <w:lvlJc w:val="left"/>
      <w:pPr>
        <w:tabs>
          <w:tab w:val="num" w:pos="3330"/>
        </w:tabs>
        <w:ind w:left="1530" w:firstLine="2160"/>
      </w:pPr>
      <w:rPr>
        <w:rFonts w:hint="default"/>
        <w:b w:val="0"/>
        <w:i w:val="0"/>
        <w:caps w:val="0"/>
        <w:strike w:val="0"/>
        <w:dstrike w:val="0"/>
        <w:outline w:val="0"/>
        <w:shadow w:val="0"/>
        <w:emboss w:val="0"/>
        <w:imprint w:val="0"/>
        <w:vanish w:val="0"/>
        <w:u w:val="none"/>
        <w:effect w:val="none"/>
        <w:vertAlign w:val="baseline"/>
      </w:rPr>
    </w:lvl>
    <w:lvl w:ilvl="3">
      <w:start w:val="1"/>
      <w:numFmt w:val="lowerRoman"/>
      <w:pStyle w:val="Heading4"/>
      <w:lvlText w:val="(%4)"/>
      <w:lvlJc w:val="left"/>
      <w:pPr>
        <w:tabs>
          <w:tab w:val="num" w:pos="2520"/>
        </w:tabs>
        <w:ind w:left="0" w:firstLine="2880"/>
      </w:pPr>
      <w:rPr>
        <w:rFonts w:hint="default"/>
        <w:b w:val="0"/>
        <w:i w:val="0"/>
        <w:caps w:val="0"/>
        <w:strike w:val="0"/>
        <w:dstrike w:val="0"/>
        <w:outline w:val="0"/>
        <w:shadow w:val="0"/>
        <w:emboss w:val="0"/>
        <w:imprint w:val="0"/>
        <w:vanish w:val="0"/>
        <w:u w:val="none"/>
        <w:effect w:val="none"/>
        <w:vertAlign w:val="baseline"/>
      </w:rPr>
    </w:lvl>
    <w:lvl w:ilvl="4">
      <w:start w:val="1"/>
      <w:numFmt w:val="none"/>
      <w:pStyle w:val="Heading5"/>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5">
      <w:start w:val="1"/>
      <w:numFmt w:val="none"/>
      <w:pStyle w:val="Heading6"/>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6">
      <w:start w:val="1"/>
      <w:numFmt w:val="none"/>
      <w:pStyle w:val="Heading7"/>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7">
      <w:start w:val="1"/>
      <w:numFmt w:val="none"/>
      <w:pStyle w:val="Heading8"/>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lvl w:ilvl="8">
      <w:start w:val="1"/>
      <w:numFmt w:val="none"/>
      <w:pStyle w:val="Heading9"/>
      <w:suff w:val="nothing"/>
      <w:lvlText w:val=""/>
      <w:lvlJc w:val="left"/>
      <w:pPr>
        <w:ind w:left="0" w:firstLine="0"/>
      </w:pPr>
      <w:rPr>
        <w:rFonts w:hint="default"/>
        <w:b w:val="0"/>
        <w:i w:val="0"/>
        <w:caps w:val="0"/>
        <w:strike w:val="0"/>
        <w:dstrike w:val="0"/>
        <w:outline w:val="0"/>
        <w:shadow w:val="0"/>
        <w:emboss w:val="0"/>
        <w:imprint w:val="0"/>
        <w:vanish w:val="0"/>
        <w:u w:val="none"/>
        <w:effect w:val="none"/>
        <w:vertAlign w:val="baseline"/>
      </w:rPr>
    </w:lvl>
  </w:abstractNum>
  <w:abstractNum w:abstractNumId="16">
    <w:nsid w:val="7FC218F0"/>
    <w:multiLevelType w:val="hybridMultilevel"/>
    <w:tmpl w:val="7D02466A"/>
    <w:lvl w:ilvl="0" w:tplc="003A33B2">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13"/>
  </w:num>
  <w:num w:numId="14">
    <w:abstractNumId w:val="15"/>
  </w:num>
  <w:num w:numId="15">
    <w:abstractNumId w:val="11"/>
  </w:num>
  <w:num w:numId="16">
    <w:abstractNumId w:val="14"/>
  </w:num>
  <w:num w:numId="17">
    <w:abstractNumId w:val="15"/>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3"/>
    </w:lvlOverride>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252"/>
    <w:rsid w:val="00000026"/>
    <w:rsid w:val="000068D1"/>
    <w:rsid w:val="00032850"/>
    <w:rsid w:val="0006556E"/>
    <w:rsid w:val="00066ED8"/>
    <w:rsid w:val="00082869"/>
    <w:rsid w:val="000A4CC2"/>
    <w:rsid w:val="000E58F2"/>
    <w:rsid w:val="001549FD"/>
    <w:rsid w:val="0017420C"/>
    <w:rsid w:val="0018160B"/>
    <w:rsid w:val="001E5672"/>
    <w:rsid w:val="00226A21"/>
    <w:rsid w:val="002C7F38"/>
    <w:rsid w:val="002D4F26"/>
    <w:rsid w:val="00303AA5"/>
    <w:rsid w:val="0033012D"/>
    <w:rsid w:val="00360110"/>
    <w:rsid w:val="003627CF"/>
    <w:rsid w:val="003C29F8"/>
    <w:rsid w:val="00445A85"/>
    <w:rsid w:val="00497B7C"/>
    <w:rsid w:val="004D6462"/>
    <w:rsid w:val="00590C82"/>
    <w:rsid w:val="00590CCD"/>
    <w:rsid w:val="00605DD6"/>
    <w:rsid w:val="00655C6A"/>
    <w:rsid w:val="00671E1C"/>
    <w:rsid w:val="006C7474"/>
    <w:rsid w:val="006E40D0"/>
    <w:rsid w:val="007A03CD"/>
    <w:rsid w:val="008323DF"/>
    <w:rsid w:val="00844D42"/>
    <w:rsid w:val="008656EC"/>
    <w:rsid w:val="00913171"/>
    <w:rsid w:val="00945B59"/>
    <w:rsid w:val="009841AC"/>
    <w:rsid w:val="009942D9"/>
    <w:rsid w:val="009D79D4"/>
    <w:rsid w:val="009E1E27"/>
    <w:rsid w:val="00A35389"/>
    <w:rsid w:val="00A41D1A"/>
    <w:rsid w:val="00A46771"/>
    <w:rsid w:val="00AB27FC"/>
    <w:rsid w:val="00B72C91"/>
    <w:rsid w:val="00BA010C"/>
    <w:rsid w:val="00BB1359"/>
    <w:rsid w:val="00BC648B"/>
    <w:rsid w:val="00CA65A5"/>
    <w:rsid w:val="00CB3A15"/>
    <w:rsid w:val="00CF416F"/>
    <w:rsid w:val="00D82D0E"/>
    <w:rsid w:val="00D87421"/>
    <w:rsid w:val="00DC4AF1"/>
    <w:rsid w:val="00DD244A"/>
    <w:rsid w:val="00E51689"/>
    <w:rsid w:val="00E56CB6"/>
    <w:rsid w:val="00E62707"/>
    <w:rsid w:val="00EE0CEF"/>
    <w:rsid w:val="00F35252"/>
    <w:rsid w:val="00F415B7"/>
    <w:rsid w:val="00FA3612"/>
    <w:rsid w:val="00FC69D3"/>
    <w:rsid w:val="00FE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uiPriority="35" w:qFormat="1"/>
    <w:lsdException w:name="footnote reference" w:uiPriority="0"/>
    <w:lsdException w:name="annotation reference" w:uiPriority="0"/>
    <w:lsdException w:name="page number" w:uiPriority="0"/>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H1"/>
    <w:basedOn w:val="Normal"/>
    <w:next w:val="BodyText"/>
    <w:link w:val="Heading1Char"/>
    <w:qFormat/>
    <w:rsid w:val="00F35252"/>
    <w:pPr>
      <w:numPr>
        <w:numId w:val="14"/>
      </w:numPr>
      <w:spacing w:after="240"/>
      <w:jc w:val="both"/>
      <w:outlineLvl w:val="0"/>
    </w:pPr>
    <w:rPr>
      <w:rFonts w:ascii="Times New Roman" w:eastAsia="Times New Roman" w:hAnsi="Times New Roman" w:cs="Times New Roman"/>
      <w:bCs/>
      <w:sz w:val="24"/>
      <w:szCs w:val="24"/>
    </w:rPr>
  </w:style>
  <w:style w:type="paragraph" w:styleId="Heading2">
    <w:name w:val="heading 2"/>
    <w:aliases w:val="H2"/>
    <w:basedOn w:val="Normal"/>
    <w:next w:val="BodyText"/>
    <w:link w:val="Heading2Char"/>
    <w:qFormat/>
    <w:rsid w:val="00F35252"/>
    <w:pPr>
      <w:numPr>
        <w:ilvl w:val="1"/>
        <w:numId w:val="14"/>
      </w:numPr>
      <w:spacing w:after="240"/>
      <w:jc w:val="both"/>
      <w:outlineLvl w:val="1"/>
    </w:pPr>
    <w:rPr>
      <w:rFonts w:ascii="Times New Roman" w:eastAsia="Times New Roman" w:hAnsi="Times New Roman" w:cs="Times New Roman"/>
      <w:sz w:val="24"/>
      <w:szCs w:val="24"/>
    </w:rPr>
  </w:style>
  <w:style w:type="paragraph" w:styleId="Heading3">
    <w:name w:val="heading 3"/>
    <w:basedOn w:val="Normal"/>
    <w:next w:val="BodyText"/>
    <w:link w:val="Heading3Char"/>
    <w:qFormat/>
    <w:rsid w:val="00F35252"/>
    <w:pPr>
      <w:numPr>
        <w:ilvl w:val="2"/>
        <w:numId w:val="14"/>
      </w:numPr>
      <w:spacing w:after="240"/>
      <w:jc w:val="both"/>
      <w:outlineLvl w:val="2"/>
    </w:pPr>
    <w:rPr>
      <w:rFonts w:ascii="Times New Roman" w:eastAsia="Times New Roman" w:hAnsi="Times New Roman" w:cs="Times New Roman"/>
      <w:bCs/>
      <w:sz w:val="24"/>
      <w:szCs w:val="26"/>
    </w:rPr>
  </w:style>
  <w:style w:type="paragraph" w:styleId="Heading4">
    <w:name w:val="heading 4"/>
    <w:basedOn w:val="Normal"/>
    <w:next w:val="BodyText"/>
    <w:link w:val="Heading4Char"/>
    <w:qFormat/>
    <w:rsid w:val="00F35252"/>
    <w:pPr>
      <w:numPr>
        <w:ilvl w:val="3"/>
        <w:numId w:val="14"/>
      </w:numPr>
      <w:spacing w:after="240"/>
      <w:jc w:val="both"/>
      <w:outlineLvl w:val="3"/>
    </w:pPr>
    <w:rPr>
      <w:rFonts w:ascii="Times New Roman" w:eastAsia="Times New Roman" w:hAnsi="Times New Roman" w:cs="Times New Roman"/>
      <w:bCs/>
      <w:sz w:val="24"/>
      <w:szCs w:val="28"/>
    </w:rPr>
  </w:style>
  <w:style w:type="paragraph" w:styleId="Heading5">
    <w:name w:val="heading 5"/>
    <w:basedOn w:val="Normal"/>
    <w:next w:val="BodyText"/>
    <w:link w:val="Heading5Char"/>
    <w:qFormat/>
    <w:rsid w:val="00F35252"/>
    <w:pPr>
      <w:numPr>
        <w:ilvl w:val="4"/>
        <w:numId w:val="14"/>
      </w:numPr>
      <w:spacing w:before="240" w:after="60"/>
      <w:outlineLvl w:val="4"/>
    </w:pPr>
    <w:rPr>
      <w:rFonts w:ascii="Times New Roman" w:eastAsia="Times New Roman" w:hAnsi="Times New Roman" w:cs="Times New Roman"/>
      <w:b/>
      <w:bCs/>
      <w:i/>
      <w:iCs/>
      <w:sz w:val="24"/>
      <w:szCs w:val="26"/>
    </w:rPr>
  </w:style>
  <w:style w:type="paragraph" w:styleId="Heading6">
    <w:name w:val="heading 6"/>
    <w:basedOn w:val="Normal"/>
    <w:next w:val="BodyText"/>
    <w:link w:val="Heading6Char"/>
    <w:qFormat/>
    <w:rsid w:val="00F35252"/>
    <w:pPr>
      <w:numPr>
        <w:ilvl w:val="5"/>
        <w:numId w:val="14"/>
      </w:numPr>
      <w:spacing w:before="240" w:after="60"/>
      <w:outlineLvl w:val="5"/>
    </w:pPr>
    <w:rPr>
      <w:rFonts w:ascii="Times New Roman" w:eastAsia="Times New Roman" w:hAnsi="Times New Roman" w:cs="Times New Roman"/>
      <w:b/>
      <w:bCs/>
      <w:sz w:val="24"/>
    </w:rPr>
  </w:style>
  <w:style w:type="paragraph" w:styleId="Heading7">
    <w:name w:val="heading 7"/>
    <w:aliases w:val="H7"/>
    <w:basedOn w:val="Normal"/>
    <w:next w:val="BodyText"/>
    <w:link w:val="Heading7Char"/>
    <w:qFormat/>
    <w:rsid w:val="00F35252"/>
    <w:pPr>
      <w:numPr>
        <w:ilvl w:val="6"/>
        <w:numId w:val="14"/>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BodyText"/>
    <w:link w:val="Heading8Char"/>
    <w:qFormat/>
    <w:rsid w:val="00F35252"/>
    <w:pPr>
      <w:numPr>
        <w:ilvl w:val="7"/>
        <w:numId w:val="14"/>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BodyText"/>
    <w:link w:val="Heading9Char"/>
    <w:qFormat/>
    <w:rsid w:val="00F35252"/>
    <w:pPr>
      <w:numPr>
        <w:ilvl w:val="8"/>
        <w:numId w:val="14"/>
      </w:numPr>
      <w:spacing w:before="240" w:after="60"/>
      <w:outlineLvl w:val="8"/>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F35252"/>
    <w:rPr>
      <w:rFonts w:ascii="Times New Roman" w:eastAsia="Times New Roman" w:hAnsi="Times New Roman" w:cs="Times New Roman"/>
      <w:bCs/>
      <w:sz w:val="24"/>
      <w:szCs w:val="24"/>
    </w:rPr>
  </w:style>
  <w:style w:type="character" w:customStyle="1" w:styleId="Heading2Char">
    <w:name w:val="Heading 2 Char"/>
    <w:aliases w:val="H2 Char"/>
    <w:basedOn w:val="DefaultParagraphFont"/>
    <w:link w:val="Heading2"/>
    <w:rsid w:val="00F35252"/>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35252"/>
    <w:rPr>
      <w:rFonts w:ascii="Times New Roman" w:eastAsia="Times New Roman" w:hAnsi="Times New Roman" w:cs="Times New Roman"/>
      <w:bCs/>
      <w:sz w:val="24"/>
      <w:szCs w:val="26"/>
    </w:rPr>
  </w:style>
  <w:style w:type="character" w:customStyle="1" w:styleId="Heading4Char">
    <w:name w:val="Heading 4 Char"/>
    <w:basedOn w:val="DefaultParagraphFont"/>
    <w:link w:val="Heading4"/>
    <w:rsid w:val="00F35252"/>
    <w:rPr>
      <w:rFonts w:ascii="Times New Roman" w:eastAsia="Times New Roman" w:hAnsi="Times New Roman" w:cs="Times New Roman"/>
      <w:bCs/>
      <w:sz w:val="24"/>
      <w:szCs w:val="28"/>
    </w:rPr>
  </w:style>
  <w:style w:type="character" w:customStyle="1" w:styleId="Heading5Char">
    <w:name w:val="Heading 5 Char"/>
    <w:basedOn w:val="DefaultParagraphFont"/>
    <w:link w:val="Heading5"/>
    <w:rsid w:val="00F35252"/>
    <w:rPr>
      <w:rFonts w:ascii="Times New Roman" w:eastAsia="Times New Roman" w:hAnsi="Times New Roman" w:cs="Times New Roman"/>
      <w:b/>
      <w:bCs/>
      <w:i/>
      <w:iCs/>
      <w:sz w:val="24"/>
      <w:szCs w:val="26"/>
    </w:rPr>
  </w:style>
  <w:style w:type="character" w:customStyle="1" w:styleId="Heading6Char">
    <w:name w:val="Heading 6 Char"/>
    <w:basedOn w:val="DefaultParagraphFont"/>
    <w:link w:val="Heading6"/>
    <w:rsid w:val="00F35252"/>
    <w:rPr>
      <w:rFonts w:ascii="Times New Roman" w:eastAsia="Times New Roman" w:hAnsi="Times New Roman" w:cs="Times New Roman"/>
      <w:b/>
      <w:bCs/>
      <w:sz w:val="24"/>
    </w:rPr>
  </w:style>
  <w:style w:type="character" w:customStyle="1" w:styleId="Heading7Char">
    <w:name w:val="Heading 7 Char"/>
    <w:aliases w:val="H7 Char"/>
    <w:basedOn w:val="DefaultParagraphFont"/>
    <w:link w:val="Heading7"/>
    <w:rsid w:val="00F35252"/>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F3525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F35252"/>
    <w:rPr>
      <w:rFonts w:ascii="Times New Roman" w:eastAsia="Times New Roman" w:hAnsi="Times New Roman" w:cs="Times New Roman"/>
      <w:sz w:val="24"/>
    </w:rPr>
  </w:style>
  <w:style w:type="numbering" w:customStyle="1" w:styleId="NoList1">
    <w:name w:val="No List1"/>
    <w:next w:val="NoList"/>
    <w:semiHidden/>
    <w:rsid w:val="00F35252"/>
  </w:style>
  <w:style w:type="paragraph" w:styleId="Header">
    <w:name w:val="header"/>
    <w:basedOn w:val="Normal"/>
    <w:link w:val="HeaderChar"/>
    <w:rsid w:val="00F35252"/>
    <w:pPr>
      <w:tabs>
        <w:tab w:val="center" w:pos="4320"/>
        <w:tab w:val="right" w:pos="8640"/>
      </w:tabs>
      <w:spacing w:after="0"/>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F35252"/>
    <w:rPr>
      <w:rFonts w:ascii="Times New Roman" w:eastAsia="Times New Roman" w:hAnsi="Times New Roman" w:cs="Times New Roman"/>
      <w:sz w:val="24"/>
      <w:szCs w:val="24"/>
    </w:rPr>
  </w:style>
  <w:style w:type="paragraph" w:styleId="Footer">
    <w:name w:val="footer"/>
    <w:link w:val="FooterChar"/>
    <w:uiPriority w:val="99"/>
    <w:rsid w:val="00F35252"/>
    <w:pPr>
      <w:spacing w:after="0"/>
    </w:pPr>
    <w:rPr>
      <w:rFonts w:ascii="Times New Roman" w:eastAsia="Times New Roman" w:hAnsi="Times New Roman" w:cs="Times New Roman"/>
      <w:sz w:val="12"/>
      <w:szCs w:val="24"/>
    </w:rPr>
  </w:style>
  <w:style w:type="character" w:customStyle="1" w:styleId="FooterChar">
    <w:name w:val="Footer Char"/>
    <w:basedOn w:val="DefaultParagraphFont"/>
    <w:link w:val="Footer"/>
    <w:uiPriority w:val="99"/>
    <w:rsid w:val="00F35252"/>
    <w:rPr>
      <w:rFonts w:ascii="Times New Roman" w:eastAsia="Times New Roman" w:hAnsi="Times New Roman" w:cs="Times New Roman"/>
      <w:sz w:val="12"/>
      <w:szCs w:val="24"/>
    </w:rPr>
  </w:style>
  <w:style w:type="paragraph" w:customStyle="1" w:styleId="Text">
    <w:name w:val="Text"/>
    <w:basedOn w:val="BaseTimes"/>
    <w:rsid w:val="00F35252"/>
    <w:pPr>
      <w:spacing w:after="240"/>
      <w:ind w:firstLine="1440"/>
    </w:pPr>
  </w:style>
  <w:style w:type="paragraph" w:customStyle="1" w:styleId="DateSTWC">
    <w:name w:val="DateSTW&amp;C"/>
    <w:basedOn w:val="BaseTimes"/>
    <w:rsid w:val="00F35252"/>
    <w:pPr>
      <w:framePr w:w="4753" w:h="864" w:hRule="exact" w:wrap="around" w:vAnchor="page" w:hAnchor="page" w:x="1441" w:yAlign="bottom" w:anchorLock="1"/>
    </w:pPr>
    <w:rPr>
      <w:noProof/>
      <w:color w:val="FFFFFF"/>
      <w:sz w:val="12"/>
    </w:rPr>
  </w:style>
  <w:style w:type="paragraph" w:customStyle="1" w:styleId="IDSTWC">
    <w:name w:val="IDSTW&amp;C"/>
    <w:rsid w:val="00F35252"/>
    <w:pPr>
      <w:framePr w:w="4753" w:h="864" w:hRule="exact" w:wrap="around" w:vAnchor="page" w:hAnchor="page" w:x="1441" w:yAlign="bottom" w:anchorLock="1"/>
      <w:overflowPunct w:val="0"/>
      <w:autoSpaceDE w:val="0"/>
      <w:autoSpaceDN w:val="0"/>
      <w:adjustRightInd w:val="0"/>
      <w:spacing w:after="0"/>
      <w:textAlignment w:val="baseline"/>
    </w:pPr>
    <w:rPr>
      <w:rFonts w:ascii="Times New Roman" w:eastAsia="Times New Roman" w:hAnsi="Times New Roman" w:cs="Times New Roman"/>
      <w:noProof/>
      <w:sz w:val="12"/>
      <w:szCs w:val="20"/>
    </w:rPr>
  </w:style>
  <w:style w:type="paragraph" w:customStyle="1" w:styleId="CenterHeading">
    <w:name w:val="CenterHeading"/>
    <w:basedOn w:val="Normal"/>
    <w:rsid w:val="00F35252"/>
    <w:pPr>
      <w:keepNext/>
      <w:widowControl w:val="0"/>
      <w:spacing w:after="480"/>
      <w:jc w:val="center"/>
    </w:pPr>
    <w:rPr>
      <w:rFonts w:ascii="Times New Roman" w:eastAsia="Times New Roman" w:hAnsi="Times New Roman" w:cs="Times New Roman"/>
      <w:b/>
      <w:sz w:val="24"/>
      <w:szCs w:val="24"/>
    </w:rPr>
  </w:style>
  <w:style w:type="character" w:styleId="FootnoteReference">
    <w:name w:val="footnote reference"/>
    <w:semiHidden/>
    <w:rsid w:val="00F35252"/>
    <w:rPr>
      <w:rFonts w:ascii="Times New Roman" w:hAnsi="Times New Roman"/>
      <w:color w:val="auto"/>
      <w:spacing w:val="0"/>
      <w:kern w:val="0"/>
      <w:position w:val="0"/>
      <w:sz w:val="24"/>
      <w:u w:val="none"/>
      <w:vertAlign w:val="superscript"/>
    </w:rPr>
  </w:style>
  <w:style w:type="paragraph" w:styleId="FootnoteText">
    <w:name w:val="footnote text"/>
    <w:basedOn w:val="BaseTimes"/>
    <w:link w:val="FootnoteTextChar"/>
    <w:semiHidden/>
    <w:rsid w:val="00F35252"/>
    <w:pPr>
      <w:spacing w:after="240"/>
    </w:pPr>
  </w:style>
  <w:style w:type="character" w:customStyle="1" w:styleId="FootnoteTextChar">
    <w:name w:val="Footnote Text Char"/>
    <w:basedOn w:val="DefaultParagraphFont"/>
    <w:link w:val="FootnoteText"/>
    <w:semiHidden/>
    <w:rsid w:val="00F35252"/>
    <w:rPr>
      <w:rFonts w:ascii="Times New Roman" w:eastAsia="Times New Roman" w:hAnsi="Times New Roman" w:cs="Times New Roman"/>
      <w:sz w:val="24"/>
      <w:szCs w:val="20"/>
    </w:rPr>
  </w:style>
  <w:style w:type="character" w:styleId="EndnoteReference">
    <w:name w:val="endnote reference"/>
    <w:semiHidden/>
    <w:rsid w:val="00F35252"/>
    <w:rPr>
      <w:rFonts w:ascii="Times New Roman" w:hAnsi="Times New Roman"/>
      <w:color w:val="auto"/>
      <w:spacing w:val="0"/>
      <w:kern w:val="0"/>
      <w:position w:val="0"/>
      <w:sz w:val="24"/>
      <w:u w:val="none"/>
      <w:vertAlign w:val="superscript"/>
    </w:rPr>
  </w:style>
  <w:style w:type="paragraph" w:styleId="EndnoteText">
    <w:name w:val="endnote text"/>
    <w:link w:val="EndnoteTextChar"/>
    <w:semiHidden/>
    <w:rsid w:val="00F35252"/>
    <w:pPr>
      <w:tabs>
        <w:tab w:val="left" w:pos="432"/>
      </w:tabs>
      <w:overflowPunct w:val="0"/>
      <w:autoSpaceDE w:val="0"/>
      <w:autoSpaceDN w:val="0"/>
      <w:adjustRightInd w:val="0"/>
      <w:spacing w:after="240"/>
      <w:ind w:left="432" w:hanging="432"/>
      <w:textAlignment w:val="baseline"/>
    </w:pPr>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semiHidden/>
    <w:rsid w:val="00F35252"/>
    <w:rPr>
      <w:rFonts w:ascii="Times New Roman" w:eastAsia="Times New Roman" w:hAnsi="Times New Roman" w:cs="Times New Roman"/>
      <w:sz w:val="24"/>
      <w:szCs w:val="20"/>
    </w:rPr>
  </w:style>
  <w:style w:type="paragraph" w:styleId="TOC1">
    <w:name w:val="toc 1"/>
    <w:semiHidden/>
    <w:rsid w:val="00F35252"/>
    <w:pPr>
      <w:keepNext/>
      <w:keepLines/>
      <w:tabs>
        <w:tab w:val="right" w:leader="dot" w:pos="9360"/>
      </w:tabs>
      <w:overflowPunct w:val="0"/>
      <w:autoSpaceDE w:val="0"/>
      <w:autoSpaceDN w:val="0"/>
      <w:adjustRightInd w:val="0"/>
      <w:spacing w:before="240" w:after="120"/>
      <w:ind w:left="1296" w:right="576" w:hanging="1296"/>
      <w:textAlignment w:val="baseline"/>
    </w:pPr>
    <w:rPr>
      <w:rFonts w:ascii="Times New Roman" w:eastAsia="Times New Roman" w:hAnsi="Times New Roman" w:cs="Times New Roman"/>
      <w:noProof/>
      <w:sz w:val="24"/>
      <w:szCs w:val="20"/>
    </w:rPr>
  </w:style>
  <w:style w:type="paragraph" w:styleId="TOC2">
    <w:name w:val="toc 2"/>
    <w:semiHidden/>
    <w:rsid w:val="00F35252"/>
    <w:pPr>
      <w:tabs>
        <w:tab w:val="right" w:leader="dot" w:pos="9360"/>
      </w:tabs>
      <w:overflowPunct w:val="0"/>
      <w:autoSpaceDE w:val="0"/>
      <w:autoSpaceDN w:val="0"/>
      <w:adjustRightInd w:val="0"/>
      <w:spacing w:after="0"/>
      <w:ind w:left="1325" w:right="576" w:hanging="720"/>
      <w:textAlignment w:val="baseline"/>
    </w:pPr>
    <w:rPr>
      <w:rFonts w:ascii="Times New Roman" w:eastAsia="Times New Roman" w:hAnsi="Times New Roman" w:cs="Times New Roman"/>
      <w:noProof/>
      <w:sz w:val="24"/>
      <w:szCs w:val="20"/>
    </w:rPr>
  </w:style>
  <w:style w:type="paragraph" w:styleId="TOC3">
    <w:name w:val="toc 3"/>
    <w:semiHidden/>
    <w:rsid w:val="00F35252"/>
    <w:pPr>
      <w:keepLines/>
      <w:tabs>
        <w:tab w:val="right" w:leader="dot" w:pos="9360"/>
      </w:tabs>
      <w:overflowPunct w:val="0"/>
      <w:autoSpaceDE w:val="0"/>
      <w:autoSpaceDN w:val="0"/>
      <w:adjustRightInd w:val="0"/>
      <w:spacing w:after="0"/>
      <w:ind w:left="1728" w:right="576" w:hanging="720"/>
      <w:textAlignment w:val="baseline"/>
    </w:pPr>
    <w:rPr>
      <w:rFonts w:ascii="Times New Roman" w:eastAsia="Times New Roman" w:hAnsi="Times New Roman" w:cs="Times New Roman"/>
      <w:noProof/>
      <w:sz w:val="24"/>
      <w:szCs w:val="20"/>
    </w:rPr>
  </w:style>
  <w:style w:type="paragraph" w:styleId="TOC4">
    <w:name w:val="toc 4"/>
    <w:semiHidden/>
    <w:rsid w:val="00F35252"/>
    <w:pPr>
      <w:keepLines/>
      <w:tabs>
        <w:tab w:val="right" w:leader="dot" w:pos="9360"/>
      </w:tabs>
      <w:overflowPunct w:val="0"/>
      <w:autoSpaceDE w:val="0"/>
      <w:autoSpaceDN w:val="0"/>
      <w:adjustRightInd w:val="0"/>
      <w:spacing w:after="0"/>
      <w:ind w:left="2794" w:right="576" w:hanging="547"/>
      <w:textAlignment w:val="baseline"/>
    </w:pPr>
    <w:rPr>
      <w:rFonts w:ascii="Times New Roman" w:eastAsia="Times New Roman" w:hAnsi="Times New Roman" w:cs="Times New Roman"/>
      <w:noProof/>
      <w:sz w:val="24"/>
      <w:szCs w:val="20"/>
    </w:rPr>
  </w:style>
  <w:style w:type="character" w:styleId="PageNumber">
    <w:name w:val="page number"/>
    <w:rsid w:val="00F35252"/>
    <w:rPr>
      <w:sz w:val="24"/>
    </w:rPr>
  </w:style>
  <w:style w:type="paragraph" w:customStyle="1" w:styleId="text3">
    <w:name w:val="text3"/>
    <w:basedOn w:val="Normal"/>
    <w:rsid w:val="00F35252"/>
    <w:pPr>
      <w:tabs>
        <w:tab w:val="left" w:pos="720"/>
        <w:tab w:val="left" w:pos="1440"/>
        <w:tab w:val="left" w:pos="2160"/>
        <w:tab w:val="left" w:pos="2880"/>
        <w:tab w:val="left" w:pos="3312"/>
        <w:tab w:val="left" w:pos="4320"/>
      </w:tabs>
      <w:spacing w:after="240"/>
      <w:ind w:firstLine="2160"/>
    </w:pPr>
    <w:rPr>
      <w:rFonts w:ascii="Times New Roman" w:eastAsia="Times New Roman" w:hAnsi="Times New Roman" w:cs="Times New Roman"/>
      <w:sz w:val="24"/>
      <w:szCs w:val="24"/>
    </w:rPr>
  </w:style>
  <w:style w:type="paragraph" w:customStyle="1" w:styleId="text4">
    <w:name w:val="text 4"/>
    <w:basedOn w:val="Normal"/>
    <w:rsid w:val="00F35252"/>
    <w:pPr>
      <w:tabs>
        <w:tab w:val="left" w:pos="720"/>
        <w:tab w:val="left" w:pos="1440"/>
        <w:tab w:val="left" w:pos="2160"/>
        <w:tab w:val="left" w:pos="2880"/>
        <w:tab w:val="left" w:pos="3312"/>
        <w:tab w:val="left" w:pos="5760"/>
      </w:tabs>
      <w:spacing w:after="240"/>
      <w:ind w:firstLine="2880"/>
    </w:pPr>
    <w:rPr>
      <w:rFonts w:ascii="Times New Roman" w:eastAsia="Times New Roman" w:hAnsi="Times New Roman" w:cs="Times New Roman"/>
      <w:sz w:val="24"/>
      <w:szCs w:val="24"/>
    </w:rPr>
  </w:style>
  <w:style w:type="paragraph" w:customStyle="1" w:styleId="TOCHeading">
    <w:name w:val="TOCHeading"/>
    <w:basedOn w:val="Normal"/>
    <w:next w:val="Normal"/>
    <w:rsid w:val="00F35252"/>
    <w:pPr>
      <w:tabs>
        <w:tab w:val="right" w:pos="9360"/>
      </w:tabs>
      <w:spacing w:after="480" w:line="240" w:lineRule="exact"/>
    </w:pPr>
    <w:rPr>
      <w:rFonts w:ascii="Times New Roman" w:eastAsia="Times New Roman" w:hAnsi="Times New Roman" w:cs="Times New Roman"/>
      <w:sz w:val="24"/>
      <w:szCs w:val="24"/>
    </w:rPr>
  </w:style>
  <w:style w:type="paragraph" w:customStyle="1" w:styleId="LongDocNameWC">
    <w:name w:val="LongDocNameW&amp;C"/>
    <w:basedOn w:val="Normal"/>
    <w:rsid w:val="00F35252"/>
    <w:pPr>
      <w:framePr w:w="4753" w:h="864" w:hRule="exact" w:wrap="around" w:vAnchor="page" w:hAnchor="page" w:x="1441" w:yAlign="bottom" w:anchorLock="1"/>
      <w:spacing w:after="0"/>
    </w:pPr>
    <w:rPr>
      <w:rFonts w:ascii="Times New Roman" w:eastAsia="Times New Roman" w:hAnsi="Times New Roman" w:cs="Times New Roman"/>
      <w:noProof/>
      <w:sz w:val="12"/>
      <w:szCs w:val="24"/>
    </w:rPr>
  </w:style>
  <w:style w:type="paragraph" w:customStyle="1" w:styleId="BaseTimes">
    <w:name w:val="BaseTimes"/>
    <w:rsid w:val="00F35252"/>
    <w:pPr>
      <w:spacing w:after="0"/>
    </w:pPr>
    <w:rPr>
      <w:rFonts w:ascii="Times New Roman" w:eastAsia="Times New Roman" w:hAnsi="Times New Roman" w:cs="Times New Roman"/>
      <w:sz w:val="24"/>
      <w:szCs w:val="20"/>
    </w:rPr>
  </w:style>
  <w:style w:type="paragraph" w:customStyle="1" w:styleId="BaseArial">
    <w:name w:val="BaseArial"/>
    <w:rsid w:val="00F35252"/>
    <w:pPr>
      <w:spacing w:after="0"/>
    </w:pPr>
    <w:rPr>
      <w:rFonts w:ascii="Arial" w:eastAsia="Times New Roman" w:hAnsi="Arial" w:cs="Times New Roman"/>
      <w:sz w:val="24"/>
      <w:szCs w:val="20"/>
    </w:rPr>
  </w:style>
  <w:style w:type="paragraph" w:customStyle="1" w:styleId="CharBaseTimes">
    <w:name w:val="CharBaseTimes"/>
    <w:basedOn w:val="Normal"/>
    <w:rsid w:val="00F35252"/>
    <w:pPr>
      <w:spacing w:after="480"/>
      <w:jc w:val="center"/>
    </w:pPr>
    <w:rPr>
      <w:rFonts w:ascii="Times New Roman" w:eastAsia="Times New Roman" w:hAnsi="Times New Roman" w:cs="Times New Roman"/>
      <w:sz w:val="24"/>
      <w:szCs w:val="24"/>
      <w:u w:val="single"/>
    </w:rPr>
  </w:style>
  <w:style w:type="paragraph" w:customStyle="1" w:styleId="CharBaseArial">
    <w:name w:val="CharBaseArial"/>
    <w:basedOn w:val="Normal"/>
    <w:rsid w:val="00F35252"/>
    <w:pPr>
      <w:spacing w:after="480"/>
      <w:jc w:val="center"/>
    </w:pPr>
    <w:rPr>
      <w:rFonts w:ascii="Arial" w:eastAsia="Times New Roman" w:hAnsi="Arial" w:cs="Times New Roman"/>
      <w:sz w:val="24"/>
      <w:szCs w:val="24"/>
      <w:u w:val="single"/>
    </w:rPr>
  </w:style>
  <w:style w:type="paragraph" w:customStyle="1" w:styleId="SignatureBlock">
    <w:name w:val="SignatureBlock"/>
    <w:basedOn w:val="Normal"/>
    <w:rsid w:val="00F35252"/>
    <w:pPr>
      <w:tabs>
        <w:tab w:val="left" w:pos="5731"/>
        <w:tab w:val="right" w:pos="9000"/>
      </w:tabs>
      <w:spacing w:after="240"/>
      <w:ind w:left="5040" w:hanging="360"/>
      <w:jc w:val="center"/>
    </w:pPr>
    <w:rPr>
      <w:rFonts w:ascii="Times New Roman" w:eastAsia="Times New Roman" w:hAnsi="Times New Roman" w:cs="Times New Roman"/>
      <w:sz w:val="24"/>
      <w:szCs w:val="24"/>
      <w:u w:val="single"/>
    </w:rPr>
  </w:style>
  <w:style w:type="paragraph" w:styleId="TOC5">
    <w:name w:val="toc 5"/>
    <w:basedOn w:val="Normal"/>
    <w:next w:val="Normal"/>
    <w:semiHidden/>
    <w:rsid w:val="00F35252"/>
    <w:pPr>
      <w:tabs>
        <w:tab w:val="right" w:leader="dot" w:pos="9360"/>
      </w:tabs>
      <w:spacing w:after="0"/>
      <w:ind w:left="960"/>
    </w:pPr>
    <w:rPr>
      <w:rFonts w:ascii="Times New Roman" w:eastAsia="Times New Roman" w:hAnsi="Times New Roman" w:cs="Times New Roman"/>
      <w:sz w:val="24"/>
      <w:szCs w:val="24"/>
    </w:rPr>
  </w:style>
  <w:style w:type="paragraph" w:styleId="TOC6">
    <w:name w:val="toc 6"/>
    <w:basedOn w:val="Normal"/>
    <w:next w:val="Normal"/>
    <w:semiHidden/>
    <w:rsid w:val="00F35252"/>
    <w:pPr>
      <w:tabs>
        <w:tab w:val="right" w:leader="dot" w:pos="9360"/>
      </w:tabs>
      <w:spacing w:after="0"/>
      <w:ind w:left="1200"/>
    </w:pPr>
    <w:rPr>
      <w:rFonts w:ascii="Times New Roman" w:eastAsia="Times New Roman" w:hAnsi="Times New Roman" w:cs="Times New Roman"/>
      <w:sz w:val="24"/>
      <w:szCs w:val="24"/>
    </w:rPr>
  </w:style>
  <w:style w:type="paragraph" w:customStyle="1" w:styleId="DraftLineWC">
    <w:name w:val="DraftLineW&amp;C"/>
    <w:basedOn w:val="Normal"/>
    <w:rsid w:val="00F35252"/>
    <w:pPr>
      <w:framePr w:w="3168" w:h="475" w:hRule="exact" w:wrap="notBeside" w:vAnchor="page" w:hAnchor="margin" w:xAlign="right" w:y="2161" w:anchorLock="1"/>
      <w:spacing w:after="240"/>
      <w:ind w:firstLine="720"/>
      <w:jc w:val="right"/>
    </w:pPr>
    <w:rPr>
      <w:rFonts w:ascii="Times New Roman" w:eastAsia="Times New Roman" w:hAnsi="Times New Roman" w:cs="Times New Roman"/>
      <w:sz w:val="20"/>
      <w:szCs w:val="24"/>
    </w:rPr>
  </w:style>
  <w:style w:type="paragraph" w:customStyle="1" w:styleId="WCPageNumber">
    <w:name w:val="WCPageNumber"/>
    <w:rsid w:val="00F35252"/>
    <w:pPr>
      <w:spacing w:after="0"/>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F35252"/>
    <w:pPr>
      <w:spacing w:after="0"/>
      <w:ind w:left="1440"/>
    </w:pPr>
    <w:rPr>
      <w:rFonts w:ascii="Times New Roman" w:eastAsia="Times New Roman" w:hAnsi="Times New Roman" w:cs="Times New Roman"/>
      <w:sz w:val="24"/>
      <w:szCs w:val="24"/>
    </w:rPr>
  </w:style>
  <w:style w:type="paragraph" w:styleId="TOC8">
    <w:name w:val="toc 8"/>
    <w:basedOn w:val="Normal"/>
    <w:next w:val="Normal"/>
    <w:autoRedefine/>
    <w:semiHidden/>
    <w:rsid w:val="00F35252"/>
    <w:pPr>
      <w:spacing w:after="0"/>
      <w:ind w:left="1680"/>
    </w:pPr>
    <w:rPr>
      <w:rFonts w:ascii="Times New Roman" w:eastAsia="Times New Roman" w:hAnsi="Times New Roman" w:cs="Times New Roman"/>
      <w:sz w:val="24"/>
      <w:szCs w:val="24"/>
    </w:rPr>
  </w:style>
  <w:style w:type="paragraph" w:styleId="TOC9">
    <w:name w:val="toc 9"/>
    <w:basedOn w:val="Normal"/>
    <w:next w:val="Normal"/>
    <w:autoRedefine/>
    <w:semiHidden/>
    <w:rsid w:val="00F35252"/>
    <w:pPr>
      <w:spacing w:after="0"/>
      <w:ind w:left="1920"/>
    </w:pPr>
    <w:rPr>
      <w:rFonts w:ascii="Times New Roman" w:eastAsia="Times New Roman" w:hAnsi="Times New Roman" w:cs="Times New Roman"/>
      <w:sz w:val="24"/>
      <w:szCs w:val="24"/>
    </w:rPr>
  </w:style>
  <w:style w:type="paragraph" w:styleId="Title">
    <w:name w:val="Title"/>
    <w:basedOn w:val="Normal"/>
    <w:link w:val="TitleChar"/>
    <w:qFormat/>
    <w:rsid w:val="00F35252"/>
    <w:pPr>
      <w:spacing w:before="240" w:after="60"/>
      <w:jc w:val="center"/>
      <w:outlineLvl w:val="0"/>
    </w:pPr>
    <w:rPr>
      <w:rFonts w:ascii="Arial" w:eastAsia="Times New Roman" w:hAnsi="Arial" w:cs="Arial"/>
      <w:b/>
      <w:bCs/>
      <w:color w:val="000000"/>
      <w:kern w:val="28"/>
      <w:sz w:val="32"/>
      <w:szCs w:val="32"/>
    </w:rPr>
  </w:style>
  <w:style w:type="character" w:customStyle="1" w:styleId="TitleChar">
    <w:name w:val="Title Char"/>
    <w:basedOn w:val="DefaultParagraphFont"/>
    <w:link w:val="Title"/>
    <w:rsid w:val="00F35252"/>
    <w:rPr>
      <w:rFonts w:ascii="Arial" w:eastAsia="Times New Roman" w:hAnsi="Arial" w:cs="Arial"/>
      <w:b/>
      <w:bCs/>
      <w:color w:val="000000"/>
      <w:kern w:val="28"/>
      <w:sz w:val="32"/>
      <w:szCs w:val="32"/>
    </w:rPr>
  </w:style>
  <w:style w:type="paragraph" w:styleId="BodyTextIndent">
    <w:name w:val="Body Text Indent"/>
    <w:basedOn w:val="Normal"/>
    <w:link w:val="BodyTextIndentChar"/>
    <w:rsid w:val="00F35252"/>
    <w:pPr>
      <w:keepLines/>
      <w:tabs>
        <w:tab w:val="left" w:pos="5760"/>
      </w:tabs>
      <w:spacing w:after="240"/>
      <w:ind w:left="21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F35252"/>
    <w:rPr>
      <w:rFonts w:ascii="Times New Roman" w:eastAsia="Times New Roman" w:hAnsi="Times New Roman" w:cs="Times New Roman"/>
      <w:sz w:val="24"/>
      <w:szCs w:val="24"/>
    </w:rPr>
  </w:style>
  <w:style w:type="paragraph" w:styleId="BodyText">
    <w:name w:val="Body Text"/>
    <w:basedOn w:val="Normal"/>
    <w:link w:val="BodyTextChar"/>
    <w:rsid w:val="00F35252"/>
    <w:pPr>
      <w:spacing w:after="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F35252"/>
    <w:rPr>
      <w:rFonts w:ascii="Times New Roman" w:eastAsia="Times New Roman" w:hAnsi="Times New Roman" w:cs="Times New Roman"/>
      <w:sz w:val="24"/>
      <w:szCs w:val="24"/>
    </w:rPr>
  </w:style>
  <w:style w:type="paragraph" w:styleId="ListParagraph">
    <w:name w:val="List Paragraph"/>
    <w:basedOn w:val="Normal"/>
    <w:uiPriority w:val="34"/>
    <w:qFormat/>
    <w:rsid w:val="00F35252"/>
    <w:pPr>
      <w:spacing w:after="0"/>
      <w:ind w:left="720"/>
    </w:pPr>
    <w:rPr>
      <w:rFonts w:ascii="Times New Roman" w:eastAsia="Times New Roman" w:hAnsi="Times New Roman" w:cs="Times New Roman"/>
      <w:sz w:val="24"/>
      <w:szCs w:val="24"/>
    </w:rPr>
  </w:style>
  <w:style w:type="paragraph" w:styleId="BalloonText">
    <w:name w:val="Balloon Text"/>
    <w:basedOn w:val="Normal"/>
    <w:link w:val="BalloonTextChar"/>
    <w:rsid w:val="00F35252"/>
    <w:pPr>
      <w:spacing w:after="0"/>
    </w:pPr>
    <w:rPr>
      <w:rFonts w:ascii="Tahoma" w:eastAsia="Times New Roman" w:hAnsi="Tahoma" w:cs="Tahoma"/>
      <w:sz w:val="16"/>
      <w:szCs w:val="16"/>
    </w:rPr>
  </w:style>
  <w:style w:type="character" w:customStyle="1" w:styleId="BalloonTextChar">
    <w:name w:val="Balloon Text Char"/>
    <w:basedOn w:val="DefaultParagraphFont"/>
    <w:link w:val="BalloonText"/>
    <w:rsid w:val="00F35252"/>
    <w:rPr>
      <w:rFonts w:ascii="Tahoma" w:eastAsia="Times New Roman" w:hAnsi="Tahoma" w:cs="Tahoma"/>
      <w:sz w:val="16"/>
      <w:szCs w:val="16"/>
    </w:rPr>
  </w:style>
  <w:style w:type="character" w:styleId="CommentReference">
    <w:name w:val="annotation reference"/>
    <w:rsid w:val="00F35252"/>
    <w:rPr>
      <w:sz w:val="16"/>
      <w:szCs w:val="16"/>
    </w:rPr>
  </w:style>
  <w:style w:type="paragraph" w:styleId="CommentText">
    <w:name w:val="annotation text"/>
    <w:basedOn w:val="Normal"/>
    <w:link w:val="CommentTextChar"/>
    <w:rsid w:val="00F35252"/>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F352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F35252"/>
    <w:rPr>
      <w:b/>
      <w:bCs/>
    </w:rPr>
  </w:style>
  <w:style w:type="character" w:customStyle="1" w:styleId="CommentSubjectChar">
    <w:name w:val="Comment Subject Char"/>
    <w:basedOn w:val="CommentTextChar"/>
    <w:link w:val="CommentSubject"/>
    <w:rsid w:val="00F3525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3446ADBB-665B-4FE2-963C-C61A551871E6}">
  <ds:schemaRefs>
    <ds:schemaRef ds:uri="http://schemas.openxmlformats.org/officeDocument/2006/bibliography"/>
  </ds:schemaRefs>
</ds:datastoreItem>
</file>

<file path=customXml/itemProps2.xml><?xml version="1.0" encoding="utf-8"?>
<ds:datastoreItem xmlns:ds="http://schemas.openxmlformats.org/officeDocument/2006/customXml" ds:itemID="{EFD18D6F-CB66-437D-9DE4-386B6029AEA3}"/>
</file>

<file path=customXml/itemProps3.xml><?xml version="1.0" encoding="utf-8"?>
<ds:datastoreItem xmlns:ds="http://schemas.openxmlformats.org/officeDocument/2006/customXml" ds:itemID="{99063DEE-B4BC-40AD-AC05-1138BC98B133}"/>
</file>

<file path=customXml/itemProps4.xml><?xml version="1.0" encoding="utf-8"?>
<ds:datastoreItem xmlns:ds="http://schemas.openxmlformats.org/officeDocument/2006/customXml" ds:itemID="{C6BEA4E7-2653-41DB-94D7-E44D395464B6}"/>
</file>

<file path=docProps/app.xml><?xml version="1.0" encoding="utf-8"?>
<Properties xmlns="http://schemas.openxmlformats.org/officeDocument/2006/extended-properties" xmlns:vt="http://schemas.openxmlformats.org/officeDocument/2006/docPropsVTypes">
  <Template>Normal</Template>
  <TotalTime>17</TotalTime>
  <Pages>30</Pages>
  <Words>9524</Words>
  <Characters>54291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reception</cp:lastModifiedBy>
  <cp:revision>7</cp:revision>
  <cp:lastPrinted>2017-08-22T13:31:00Z</cp:lastPrinted>
  <dcterms:created xsi:type="dcterms:W3CDTF">2017-08-18T18:49:00Z</dcterms:created>
  <dcterms:modified xsi:type="dcterms:W3CDTF">2017-08-22T13:33:00Z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