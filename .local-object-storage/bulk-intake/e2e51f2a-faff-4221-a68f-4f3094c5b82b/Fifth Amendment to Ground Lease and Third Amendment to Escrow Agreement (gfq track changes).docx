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F79D7" w14:textId="77777777" w:rsidR="007A0FCC" w:rsidRPr="00DC0788" w:rsidRDefault="007D489B" w:rsidP="00672613">
      <w:pPr>
        <w:jc w:val="center"/>
        <w:rPr>
          <w:b/>
          <w:sz w:val="22"/>
          <w:szCs w:val="22"/>
        </w:rPr>
      </w:pPr>
      <w:r w:rsidRPr="00DC0788">
        <w:rPr>
          <w:b/>
          <w:sz w:val="22"/>
          <w:szCs w:val="22"/>
        </w:rPr>
        <w:t>FIFTH</w:t>
      </w:r>
      <w:r w:rsidR="00672613" w:rsidRPr="00DC0788">
        <w:rPr>
          <w:b/>
          <w:sz w:val="22"/>
          <w:szCs w:val="22"/>
        </w:rPr>
        <w:t xml:space="preserve"> AMENDMENT TO GROUND LEASE</w:t>
      </w:r>
      <w:r w:rsidR="000E5EE0" w:rsidRPr="00DC0788">
        <w:rPr>
          <w:b/>
          <w:sz w:val="22"/>
          <w:szCs w:val="22"/>
        </w:rPr>
        <w:t xml:space="preserve"> AND </w:t>
      </w:r>
    </w:p>
    <w:p w14:paraId="15A29288" w14:textId="429FD873" w:rsidR="00672613" w:rsidRPr="00F5105E" w:rsidRDefault="000E5EE0" w:rsidP="00672613">
      <w:pPr>
        <w:jc w:val="center"/>
        <w:rPr>
          <w:sz w:val="22"/>
          <w:szCs w:val="22"/>
        </w:rPr>
      </w:pPr>
      <w:r>
        <w:rPr>
          <w:b/>
          <w:sz w:val="22"/>
          <w:szCs w:val="22"/>
          <w:u w:val="single"/>
        </w:rPr>
        <w:t>THIRD AMENDMENT TO ESCROW AGREEMENT</w:t>
      </w:r>
    </w:p>
    <w:p w14:paraId="18DC246E" w14:textId="77777777" w:rsidR="00672613" w:rsidRPr="00F5105E" w:rsidRDefault="00672613" w:rsidP="00672613">
      <w:pPr>
        <w:jc w:val="both"/>
        <w:rPr>
          <w:sz w:val="22"/>
          <w:szCs w:val="22"/>
        </w:rPr>
      </w:pPr>
    </w:p>
    <w:p w14:paraId="506E4C34" w14:textId="6126F317" w:rsidR="00672613" w:rsidRPr="00F5105E" w:rsidRDefault="00672613" w:rsidP="00672613">
      <w:pPr>
        <w:ind w:firstLine="720"/>
        <w:jc w:val="both"/>
        <w:rPr>
          <w:sz w:val="22"/>
          <w:szCs w:val="22"/>
        </w:rPr>
      </w:pPr>
      <w:r w:rsidRPr="00F5105E">
        <w:rPr>
          <w:sz w:val="22"/>
          <w:szCs w:val="22"/>
        </w:rPr>
        <w:t xml:space="preserve">This </w:t>
      </w:r>
      <w:r w:rsidR="007D489B">
        <w:rPr>
          <w:sz w:val="22"/>
          <w:szCs w:val="22"/>
        </w:rPr>
        <w:t>Fifth</w:t>
      </w:r>
      <w:r w:rsidRPr="00F5105E">
        <w:rPr>
          <w:sz w:val="22"/>
          <w:szCs w:val="22"/>
        </w:rPr>
        <w:t xml:space="preserve"> Amendment to Ground Lease </w:t>
      </w:r>
      <w:r w:rsidR="000E5EE0">
        <w:rPr>
          <w:sz w:val="22"/>
          <w:szCs w:val="22"/>
        </w:rPr>
        <w:t xml:space="preserve">and </w:t>
      </w:r>
      <w:r w:rsidR="007A0FCC">
        <w:rPr>
          <w:sz w:val="22"/>
          <w:szCs w:val="22"/>
        </w:rPr>
        <w:t xml:space="preserve">Third Amendment to </w:t>
      </w:r>
      <w:r w:rsidR="000E5EE0">
        <w:rPr>
          <w:sz w:val="22"/>
          <w:szCs w:val="22"/>
        </w:rPr>
        <w:t xml:space="preserve">Escrow Agreement </w:t>
      </w:r>
      <w:r w:rsidRPr="00F5105E">
        <w:rPr>
          <w:sz w:val="22"/>
          <w:szCs w:val="22"/>
        </w:rPr>
        <w:t>(this “</w:t>
      </w:r>
      <w:r w:rsidRPr="00F5105E">
        <w:rPr>
          <w:sz w:val="22"/>
          <w:szCs w:val="22"/>
          <w:u w:val="single"/>
        </w:rPr>
        <w:t>Amendment</w:t>
      </w:r>
      <w:r w:rsidRPr="00F5105E">
        <w:rPr>
          <w:sz w:val="22"/>
          <w:szCs w:val="22"/>
        </w:rPr>
        <w:t xml:space="preserve">”) is made and entered into as of this _____ day of </w:t>
      </w:r>
      <w:r w:rsidR="007D489B">
        <w:rPr>
          <w:sz w:val="22"/>
          <w:szCs w:val="22"/>
        </w:rPr>
        <w:t>__________, 202</w:t>
      </w:r>
      <w:r w:rsidR="00555116">
        <w:rPr>
          <w:sz w:val="22"/>
          <w:szCs w:val="22"/>
        </w:rPr>
        <w:t>6</w:t>
      </w:r>
      <w:r w:rsidRPr="00F5105E">
        <w:rPr>
          <w:sz w:val="22"/>
          <w:szCs w:val="22"/>
        </w:rPr>
        <w:t xml:space="preserve">, by and </w:t>
      </w:r>
      <w:r w:rsidR="000E5EE0">
        <w:rPr>
          <w:sz w:val="22"/>
          <w:szCs w:val="22"/>
        </w:rPr>
        <w:t>among</w:t>
      </w:r>
      <w:r w:rsidRPr="00F5105E">
        <w:rPr>
          <w:sz w:val="22"/>
          <w:szCs w:val="22"/>
        </w:rPr>
        <w:t xml:space="preserve"> SUNSET-MIAMI INVESTMENTS, INC., a Florida corporation (“</w:t>
      </w:r>
      <w:r w:rsidRPr="00F5105E">
        <w:rPr>
          <w:sz w:val="22"/>
          <w:szCs w:val="22"/>
          <w:u w:val="single"/>
        </w:rPr>
        <w:t>Landlord</w:t>
      </w:r>
      <w:r w:rsidRPr="00F5105E">
        <w:rPr>
          <w:sz w:val="22"/>
          <w:szCs w:val="22"/>
        </w:rPr>
        <w:t>”), ALTA SUNSET</w:t>
      </w:r>
      <w:r w:rsidR="007D489B">
        <w:rPr>
          <w:sz w:val="22"/>
          <w:szCs w:val="22"/>
        </w:rPr>
        <w:t xml:space="preserve"> II</w:t>
      </w:r>
      <w:r w:rsidRPr="00F5105E">
        <w:rPr>
          <w:sz w:val="22"/>
          <w:szCs w:val="22"/>
        </w:rPr>
        <w:t xml:space="preserve"> LLC, a Florida limited liability company (“</w:t>
      </w:r>
      <w:r w:rsidRPr="00F5105E">
        <w:rPr>
          <w:sz w:val="22"/>
          <w:szCs w:val="22"/>
          <w:u w:val="single"/>
        </w:rPr>
        <w:t>Tenant</w:t>
      </w:r>
      <w:r w:rsidRPr="00F5105E">
        <w:rPr>
          <w:sz w:val="22"/>
          <w:szCs w:val="22"/>
        </w:rPr>
        <w:t>”)</w:t>
      </w:r>
      <w:r w:rsidR="000E5EE0">
        <w:rPr>
          <w:sz w:val="22"/>
          <w:szCs w:val="22"/>
        </w:rPr>
        <w:t>, and QUESADA VALDES PLLC (“</w:t>
      </w:r>
      <w:r w:rsidR="000E5EE0" w:rsidRPr="000E5EE0">
        <w:rPr>
          <w:sz w:val="22"/>
          <w:szCs w:val="22"/>
          <w:u w:val="single"/>
        </w:rPr>
        <w:t>Escrow Agent</w:t>
      </w:r>
      <w:r w:rsidR="000E5EE0">
        <w:rPr>
          <w:sz w:val="22"/>
          <w:szCs w:val="22"/>
        </w:rPr>
        <w:t>”)</w:t>
      </w:r>
      <w:r w:rsidRPr="00F5105E">
        <w:rPr>
          <w:sz w:val="22"/>
          <w:szCs w:val="22"/>
        </w:rPr>
        <w:t>.</w:t>
      </w:r>
    </w:p>
    <w:p w14:paraId="326E423B" w14:textId="77777777" w:rsidR="00672613" w:rsidRPr="00F5105E" w:rsidRDefault="00672613" w:rsidP="00672613">
      <w:pPr>
        <w:rPr>
          <w:sz w:val="22"/>
          <w:szCs w:val="22"/>
        </w:rPr>
      </w:pPr>
    </w:p>
    <w:p w14:paraId="4AEF9505" w14:textId="77777777" w:rsidR="00672613" w:rsidRPr="00F5105E" w:rsidRDefault="00672613" w:rsidP="00672613">
      <w:pPr>
        <w:jc w:val="center"/>
        <w:rPr>
          <w:sz w:val="22"/>
          <w:szCs w:val="22"/>
        </w:rPr>
      </w:pPr>
      <w:r w:rsidRPr="00F5105E">
        <w:rPr>
          <w:b/>
          <w:sz w:val="22"/>
          <w:szCs w:val="22"/>
        </w:rPr>
        <w:t>Background</w:t>
      </w:r>
    </w:p>
    <w:p w14:paraId="6434B482" w14:textId="77777777" w:rsidR="00672613" w:rsidRPr="00F5105E" w:rsidRDefault="00672613" w:rsidP="00672613">
      <w:pPr>
        <w:jc w:val="both"/>
        <w:rPr>
          <w:sz w:val="22"/>
          <w:szCs w:val="22"/>
        </w:rPr>
      </w:pPr>
    </w:p>
    <w:p w14:paraId="71820105" w14:textId="77777777" w:rsidR="000E5EE0" w:rsidRDefault="00672613" w:rsidP="002C642B">
      <w:pPr>
        <w:ind w:firstLine="720"/>
        <w:jc w:val="both"/>
        <w:rPr>
          <w:sz w:val="22"/>
          <w:szCs w:val="22"/>
        </w:rPr>
      </w:pPr>
      <w:r w:rsidRPr="00F5105E">
        <w:rPr>
          <w:sz w:val="22"/>
          <w:szCs w:val="22"/>
        </w:rPr>
        <w:t>A.</w:t>
      </w:r>
      <w:r w:rsidRPr="00F5105E">
        <w:rPr>
          <w:sz w:val="22"/>
          <w:szCs w:val="22"/>
        </w:rPr>
        <w:tab/>
        <w:t xml:space="preserve">Landlord and </w:t>
      </w:r>
      <w:r w:rsidR="007D489B">
        <w:rPr>
          <w:sz w:val="22"/>
          <w:szCs w:val="22"/>
        </w:rPr>
        <w:t>Alta Sunset, LLC, a Florida limited liability company (</w:t>
      </w:r>
      <w:r w:rsidR="002C642B">
        <w:rPr>
          <w:sz w:val="22"/>
          <w:szCs w:val="22"/>
        </w:rPr>
        <w:t>“</w:t>
      </w:r>
      <w:r w:rsidR="007D489B" w:rsidRPr="002C642B">
        <w:rPr>
          <w:sz w:val="22"/>
          <w:szCs w:val="22"/>
          <w:u w:val="single"/>
        </w:rPr>
        <w:t xml:space="preserve">Original </w:t>
      </w:r>
      <w:r w:rsidRPr="002C642B">
        <w:rPr>
          <w:sz w:val="22"/>
          <w:szCs w:val="22"/>
          <w:u w:val="single"/>
        </w:rPr>
        <w:t>Tenant</w:t>
      </w:r>
      <w:r w:rsidR="002C642B">
        <w:rPr>
          <w:sz w:val="22"/>
          <w:szCs w:val="22"/>
        </w:rPr>
        <w:t>”</w:t>
      </w:r>
      <w:r w:rsidR="007D489B">
        <w:rPr>
          <w:sz w:val="22"/>
          <w:szCs w:val="22"/>
        </w:rPr>
        <w:t>),</w:t>
      </w:r>
      <w:r w:rsidRPr="00F5105E">
        <w:rPr>
          <w:sz w:val="22"/>
          <w:szCs w:val="22"/>
        </w:rPr>
        <w:t xml:space="preserve"> entered into that certain Ground Lease</w:t>
      </w:r>
      <w:r>
        <w:rPr>
          <w:sz w:val="22"/>
          <w:szCs w:val="22"/>
        </w:rPr>
        <w:t>,</w:t>
      </w:r>
      <w:r w:rsidRPr="00F5105E">
        <w:rPr>
          <w:sz w:val="22"/>
          <w:szCs w:val="22"/>
        </w:rPr>
        <w:t xml:space="preserve"> effective as of August 31, 2018, as amended by that certain Amendment to Ground Lease, dated as of September 8, 2020 (the “</w:t>
      </w:r>
      <w:r w:rsidRPr="00F5105E">
        <w:rPr>
          <w:sz w:val="22"/>
          <w:szCs w:val="22"/>
          <w:u w:val="single"/>
        </w:rPr>
        <w:t>First Amendment</w:t>
      </w:r>
      <w:r w:rsidRPr="00F5105E">
        <w:rPr>
          <w:sz w:val="22"/>
          <w:szCs w:val="22"/>
        </w:rPr>
        <w:t>”), as amended by that certain Second Amendment to Ground Lease, dated as of March 14, 2022 (the “</w:t>
      </w:r>
      <w:r w:rsidRPr="00F5105E">
        <w:rPr>
          <w:sz w:val="22"/>
          <w:szCs w:val="22"/>
          <w:u w:val="single"/>
        </w:rPr>
        <w:t>Second Amendment</w:t>
      </w:r>
      <w:r w:rsidRPr="00F5105E">
        <w:rPr>
          <w:sz w:val="22"/>
          <w:szCs w:val="22"/>
        </w:rPr>
        <w:t>”),</w:t>
      </w:r>
      <w:r w:rsidR="007D489B">
        <w:rPr>
          <w:sz w:val="22"/>
          <w:szCs w:val="22"/>
        </w:rPr>
        <w:t xml:space="preserve"> as amended by that certain Third Amendment to Ground Lease, dated as of May, 2023 (the </w:t>
      </w:r>
      <w:r w:rsidR="002C642B">
        <w:rPr>
          <w:sz w:val="22"/>
          <w:szCs w:val="22"/>
        </w:rPr>
        <w:t>“</w:t>
      </w:r>
      <w:r w:rsidR="007D489B" w:rsidRPr="002C642B">
        <w:rPr>
          <w:sz w:val="22"/>
          <w:szCs w:val="22"/>
          <w:u w:val="single"/>
        </w:rPr>
        <w:t>Third Amendment</w:t>
      </w:r>
      <w:r w:rsidR="002C642B">
        <w:rPr>
          <w:sz w:val="22"/>
          <w:szCs w:val="22"/>
        </w:rPr>
        <w:t>”</w:t>
      </w:r>
      <w:r w:rsidR="007D489B">
        <w:rPr>
          <w:sz w:val="22"/>
          <w:szCs w:val="22"/>
        </w:rPr>
        <w:t>),</w:t>
      </w:r>
      <w:r w:rsidRPr="00F5105E">
        <w:rPr>
          <w:sz w:val="22"/>
          <w:szCs w:val="22"/>
        </w:rPr>
        <w:t xml:space="preserve"> and as further amended by that certain </w:t>
      </w:r>
      <w:r w:rsidR="007D489B">
        <w:rPr>
          <w:sz w:val="22"/>
          <w:szCs w:val="22"/>
        </w:rPr>
        <w:t>Fourth</w:t>
      </w:r>
      <w:r w:rsidRPr="00F5105E">
        <w:rPr>
          <w:sz w:val="22"/>
          <w:szCs w:val="22"/>
        </w:rPr>
        <w:t xml:space="preserve"> Amendment to Ground Lease, dated as of </w:t>
      </w:r>
      <w:r w:rsidR="007D489B">
        <w:rPr>
          <w:sz w:val="22"/>
          <w:szCs w:val="22"/>
        </w:rPr>
        <w:t xml:space="preserve">September 30, 2024 (the </w:t>
      </w:r>
      <w:r w:rsidR="002C642B">
        <w:rPr>
          <w:sz w:val="22"/>
          <w:szCs w:val="22"/>
        </w:rPr>
        <w:t>“</w:t>
      </w:r>
      <w:r w:rsidR="007D489B" w:rsidRPr="002C642B">
        <w:rPr>
          <w:sz w:val="22"/>
          <w:szCs w:val="22"/>
          <w:u w:val="single"/>
        </w:rPr>
        <w:t>Fourth</w:t>
      </w:r>
      <w:r w:rsidRPr="002C642B">
        <w:rPr>
          <w:sz w:val="22"/>
          <w:szCs w:val="22"/>
          <w:u w:val="single"/>
        </w:rPr>
        <w:t xml:space="preserve"> Amendment</w:t>
      </w:r>
      <w:r w:rsidRPr="00F5105E">
        <w:rPr>
          <w:sz w:val="22"/>
          <w:szCs w:val="22"/>
        </w:rPr>
        <w:t>,” and together with the First Amendment</w:t>
      </w:r>
      <w:r w:rsidR="007D489B">
        <w:rPr>
          <w:sz w:val="22"/>
          <w:szCs w:val="22"/>
        </w:rPr>
        <w:t>, Second Amendment, and Thir</w:t>
      </w:r>
      <w:r w:rsidRPr="00F5105E">
        <w:rPr>
          <w:sz w:val="22"/>
          <w:szCs w:val="22"/>
        </w:rPr>
        <w:t>d Amendment, the “</w:t>
      </w:r>
      <w:r w:rsidRPr="00F5105E">
        <w:rPr>
          <w:sz w:val="22"/>
          <w:szCs w:val="22"/>
          <w:u w:val="single"/>
        </w:rPr>
        <w:t>Lease</w:t>
      </w:r>
      <w:r w:rsidRPr="00F5105E">
        <w:rPr>
          <w:sz w:val="22"/>
          <w:szCs w:val="22"/>
        </w:rPr>
        <w:t>”).</w:t>
      </w:r>
    </w:p>
    <w:p w14:paraId="643A5B4D" w14:textId="77777777" w:rsidR="000E5EE0" w:rsidRDefault="000E5EE0" w:rsidP="002C642B">
      <w:pPr>
        <w:ind w:firstLine="720"/>
        <w:jc w:val="both"/>
        <w:rPr>
          <w:sz w:val="22"/>
          <w:szCs w:val="22"/>
        </w:rPr>
      </w:pPr>
    </w:p>
    <w:p w14:paraId="54FDDB4F" w14:textId="3CCF4A3E" w:rsidR="00672613" w:rsidRPr="00F5105E" w:rsidRDefault="000E5EE0" w:rsidP="002C642B">
      <w:pPr>
        <w:ind w:firstLine="720"/>
        <w:jc w:val="both"/>
        <w:rPr>
          <w:sz w:val="22"/>
          <w:szCs w:val="22"/>
        </w:rPr>
      </w:pPr>
      <w:r>
        <w:rPr>
          <w:sz w:val="22"/>
          <w:szCs w:val="22"/>
        </w:rPr>
        <w:t>B.</w:t>
      </w:r>
      <w:r>
        <w:rPr>
          <w:sz w:val="22"/>
          <w:szCs w:val="22"/>
        </w:rPr>
        <w:tab/>
        <w:t>Landlord, Original Tenant, and Escrow Agent entered into that certain Escrow Agreement, dated as of August 2018, as amended and restated by that certain Second Amendment and Restated Escrow Agreement, dated as of September 2024 (together, the “</w:t>
      </w:r>
      <w:r w:rsidRPr="00CE34B9">
        <w:rPr>
          <w:sz w:val="22"/>
          <w:szCs w:val="22"/>
          <w:u w:val="single"/>
        </w:rPr>
        <w:t>Escrow Agreement</w:t>
      </w:r>
      <w:r>
        <w:rPr>
          <w:sz w:val="22"/>
          <w:szCs w:val="22"/>
        </w:rPr>
        <w:t>”).</w:t>
      </w:r>
    </w:p>
    <w:p w14:paraId="29D337BF" w14:textId="77777777" w:rsidR="00672613" w:rsidRPr="00F5105E" w:rsidRDefault="00672613" w:rsidP="00672613">
      <w:pPr>
        <w:jc w:val="both"/>
        <w:rPr>
          <w:sz w:val="22"/>
          <w:szCs w:val="22"/>
        </w:rPr>
      </w:pPr>
    </w:p>
    <w:p w14:paraId="270E7042" w14:textId="35A47D02" w:rsidR="00672613" w:rsidRPr="00F5105E" w:rsidRDefault="000E5EE0" w:rsidP="00672613">
      <w:pPr>
        <w:ind w:firstLine="720"/>
        <w:jc w:val="both"/>
        <w:rPr>
          <w:sz w:val="22"/>
          <w:szCs w:val="22"/>
        </w:rPr>
      </w:pPr>
      <w:r>
        <w:rPr>
          <w:sz w:val="22"/>
          <w:szCs w:val="22"/>
        </w:rPr>
        <w:t>C</w:t>
      </w:r>
      <w:r w:rsidR="00672613" w:rsidRPr="00F5105E">
        <w:rPr>
          <w:sz w:val="22"/>
          <w:szCs w:val="22"/>
        </w:rPr>
        <w:t>.</w:t>
      </w:r>
      <w:r w:rsidR="00672613" w:rsidRPr="00F5105E">
        <w:rPr>
          <w:sz w:val="22"/>
          <w:szCs w:val="22"/>
        </w:rPr>
        <w:tab/>
        <w:t>Pursuant to the Lease, Landlord leases to Tenant certain real property located at 6075 Sunset Drive, South Miami, Florida</w:t>
      </w:r>
      <w:r w:rsidR="00672613">
        <w:rPr>
          <w:sz w:val="22"/>
          <w:szCs w:val="22"/>
        </w:rPr>
        <w:t xml:space="preserve"> 33143</w:t>
      </w:r>
      <w:r w:rsidR="00672613" w:rsidRPr="00F5105E">
        <w:rPr>
          <w:sz w:val="22"/>
          <w:szCs w:val="22"/>
        </w:rPr>
        <w:t>, as more particularly described in the Lease (the “</w:t>
      </w:r>
      <w:r w:rsidR="00672613" w:rsidRPr="00F5105E">
        <w:rPr>
          <w:sz w:val="22"/>
          <w:szCs w:val="22"/>
          <w:u w:val="single"/>
        </w:rPr>
        <w:t>Land</w:t>
      </w:r>
      <w:r w:rsidR="00672613" w:rsidRPr="00F5105E">
        <w:rPr>
          <w:sz w:val="22"/>
          <w:szCs w:val="22"/>
        </w:rPr>
        <w:t>”)</w:t>
      </w:r>
      <w:r w:rsidR="00672613" w:rsidRPr="00F5105E">
        <w:rPr>
          <w:color w:val="000000"/>
          <w:sz w:val="22"/>
          <w:szCs w:val="22"/>
        </w:rPr>
        <w:t xml:space="preserve"> and the improvements presently located thereon (the “</w:t>
      </w:r>
      <w:r w:rsidR="00672613" w:rsidRPr="00F5105E">
        <w:rPr>
          <w:color w:val="000000"/>
          <w:sz w:val="22"/>
          <w:szCs w:val="22"/>
          <w:u w:val="single"/>
        </w:rPr>
        <w:t>Improvements</w:t>
      </w:r>
      <w:r w:rsidR="00672613" w:rsidRPr="00F5105E">
        <w:rPr>
          <w:bCs/>
          <w:color w:val="000000"/>
          <w:sz w:val="22"/>
          <w:szCs w:val="22"/>
        </w:rPr>
        <w:t>,</w:t>
      </w:r>
      <w:r w:rsidR="00672613" w:rsidRPr="00F5105E">
        <w:rPr>
          <w:color w:val="000000"/>
          <w:sz w:val="22"/>
          <w:szCs w:val="22"/>
        </w:rPr>
        <w:t>” and together with the Land, collectively, the “</w:t>
      </w:r>
      <w:r w:rsidR="00672613" w:rsidRPr="00F5105E">
        <w:rPr>
          <w:color w:val="000000"/>
          <w:sz w:val="22"/>
          <w:szCs w:val="22"/>
          <w:u w:val="single"/>
        </w:rPr>
        <w:t>Leasehold Estate</w:t>
      </w:r>
      <w:r w:rsidR="00672613" w:rsidRPr="00F5105E">
        <w:rPr>
          <w:color w:val="000000"/>
          <w:sz w:val="22"/>
          <w:szCs w:val="22"/>
        </w:rPr>
        <w:t>”)</w:t>
      </w:r>
      <w:r w:rsidR="007D489B">
        <w:rPr>
          <w:sz w:val="22"/>
          <w:szCs w:val="22"/>
        </w:rPr>
        <w:t>.</w:t>
      </w:r>
    </w:p>
    <w:p w14:paraId="5F584CA8" w14:textId="77777777" w:rsidR="00672613" w:rsidRPr="00F5105E" w:rsidRDefault="00672613" w:rsidP="00672613">
      <w:pPr>
        <w:jc w:val="both"/>
        <w:rPr>
          <w:sz w:val="22"/>
          <w:szCs w:val="22"/>
        </w:rPr>
      </w:pPr>
    </w:p>
    <w:p w14:paraId="7B87C621" w14:textId="025C7CFD" w:rsidR="007D489B" w:rsidRDefault="000E5EE0" w:rsidP="00672613">
      <w:pPr>
        <w:ind w:firstLine="720"/>
        <w:jc w:val="both"/>
        <w:rPr>
          <w:sz w:val="22"/>
          <w:szCs w:val="22"/>
        </w:rPr>
      </w:pPr>
      <w:r>
        <w:rPr>
          <w:sz w:val="22"/>
          <w:szCs w:val="22"/>
        </w:rPr>
        <w:t>D</w:t>
      </w:r>
      <w:r w:rsidR="007D489B">
        <w:rPr>
          <w:sz w:val="22"/>
          <w:szCs w:val="22"/>
        </w:rPr>
        <w:t>.</w:t>
      </w:r>
      <w:r w:rsidR="007D489B">
        <w:rPr>
          <w:sz w:val="22"/>
          <w:szCs w:val="22"/>
        </w:rPr>
        <w:tab/>
        <w:t xml:space="preserve">Pursuant to that certain Assignment and Assumption of Ground Lease, dated as of October 1, 2025, between Original Tenant and Tenant, and that certain Consent to Assignment of Ground Lease, dated as of October 1, 2025, executed by Landlord (together, the </w:t>
      </w:r>
      <w:r w:rsidR="002C642B">
        <w:rPr>
          <w:sz w:val="22"/>
          <w:szCs w:val="22"/>
        </w:rPr>
        <w:t>“</w:t>
      </w:r>
      <w:r w:rsidR="007D489B" w:rsidRPr="002C642B">
        <w:rPr>
          <w:sz w:val="22"/>
          <w:szCs w:val="22"/>
          <w:u w:val="single"/>
        </w:rPr>
        <w:t>Assignment Documents</w:t>
      </w:r>
      <w:r w:rsidR="002C642B">
        <w:rPr>
          <w:sz w:val="22"/>
          <w:szCs w:val="22"/>
        </w:rPr>
        <w:t>”</w:t>
      </w:r>
      <w:r w:rsidR="007D489B">
        <w:rPr>
          <w:sz w:val="22"/>
          <w:szCs w:val="22"/>
        </w:rPr>
        <w:t xml:space="preserve">), Original Tenant assigned all of its right, title, and interest in the Lease </w:t>
      </w:r>
      <w:r>
        <w:rPr>
          <w:sz w:val="22"/>
          <w:szCs w:val="22"/>
        </w:rPr>
        <w:t xml:space="preserve">and the Escrow Agreement </w:t>
      </w:r>
      <w:r w:rsidR="007D489B">
        <w:rPr>
          <w:sz w:val="22"/>
          <w:szCs w:val="22"/>
        </w:rPr>
        <w:t>to Tenant, and Tenant assumed all of the obligations of Original Tenant under the Lease</w:t>
      </w:r>
      <w:r>
        <w:rPr>
          <w:sz w:val="22"/>
          <w:szCs w:val="22"/>
        </w:rPr>
        <w:t xml:space="preserve"> and the Escrow Agreement</w:t>
      </w:r>
      <w:r w:rsidR="007D489B">
        <w:rPr>
          <w:sz w:val="22"/>
          <w:szCs w:val="22"/>
        </w:rPr>
        <w:t>.</w:t>
      </w:r>
    </w:p>
    <w:p w14:paraId="5000F907" w14:textId="77777777" w:rsidR="002C642B" w:rsidRDefault="002C642B" w:rsidP="00672613">
      <w:pPr>
        <w:ind w:firstLine="720"/>
        <w:jc w:val="both"/>
        <w:rPr>
          <w:sz w:val="22"/>
          <w:szCs w:val="22"/>
        </w:rPr>
      </w:pPr>
    </w:p>
    <w:p w14:paraId="31216AA8" w14:textId="6EE34A16" w:rsidR="00335DCD" w:rsidRDefault="000E5EE0" w:rsidP="000E5EE0">
      <w:pPr>
        <w:ind w:firstLine="720"/>
        <w:jc w:val="both"/>
        <w:rPr>
          <w:ins w:id="0" w:author="Cristina Padrino" w:date="2026-02-24T14:25:00Z" w16du:dateUtc="2026-02-24T19:25:00Z"/>
          <w:sz w:val="22"/>
          <w:szCs w:val="22"/>
        </w:rPr>
      </w:pPr>
      <w:r>
        <w:rPr>
          <w:sz w:val="22"/>
          <w:szCs w:val="22"/>
        </w:rPr>
        <w:t>E</w:t>
      </w:r>
      <w:r w:rsidR="007D489B">
        <w:rPr>
          <w:sz w:val="22"/>
          <w:szCs w:val="22"/>
        </w:rPr>
        <w:t>.</w:t>
      </w:r>
      <w:r w:rsidR="007D489B">
        <w:rPr>
          <w:sz w:val="22"/>
          <w:szCs w:val="22"/>
        </w:rPr>
        <w:tab/>
      </w:r>
      <w:ins w:id="1" w:author="Cristina Padrino" w:date="2026-02-24T14:26:00Z" w16du:dateUtc="2026-02-24T19:26:00Z">
        <w:r w:rsidR="00335DCD">
          <w:rPr>
            <w:sz w:val="22"/>
            <w:szCs w:val="22"/>
          </w:rPr>
          <w:t>Tenant has received a firm commitment for a construction loan of not less than $91,7</w:t>
        </w:r>
      </w:ins>
      <w:ins w:id="2" w:author="Cristina Padrino" w:date="2026-02-24T14:27:00Z" w16du:dateUtc="2026-02-24T19:27:00Z">
        <w:r w:rsidR="00335DCD">
          <w:rPr>
            <w:sz w:val="22"/>
            <w:szCs w:val="22"/>
          </w:rPr>
          <w:t>50,000.00 for the construction of the Improvements</w:t>
        </w:r>
      </w:ins>
      <w:ins w:id="3" w:author="Cristina Padrino" w:date="2026-02-24T15:35:00Z" w16du:dateUtc="2026-02-24T20:35:00Z">
        <w:r w:rsidR="00502E04">
          <w:rPr>
            <w:sz w:val="22"/>
            <w:szCs w:val="22"/>
          </w:rPr>
          <w:t xml:space="preserve"> (the “Con</w:t>
        </w:r>
      </w:ins>
      <w:ins w:id="4" w:author="Cristina Padrino" w:date="2026-02-24T15:36:00Z" w16du:dateUtc="2026-02-24T20:36:00Z">
        <w:r w:rsidR="005E4064">
          <w:rPr>
            <w:sz w:val="22"/>
            <w:szCs w:val="22"/>
          </w:rPr>
          <w:t>s</w:t>
        </w:r>
      </w:ins>
      <w:ins w:id="5" w:author="Cristina Padrino" w:date="2026-02-24T15:35:00Z" w16du:dateUtc="2026-02-24T20:35:00Z">
        <w:r w:rsidR="00502E04">
          <w:rPr>
            <w:sz w:val="22"/>
            <w:szCs w:val="22"/>
          </w:rPr>
          <w:t xml:space="preserve">truction </w:t>
        </w:r>
      </w:ins>
      <w:ins w:id="6" w:author="Cristina Padrino" w:date="2026-02-24T15:36:00Z" w16du:dateUtc="2026-02-24T20:36:00Z">
        <w:r w:rsidR="00C117F6">
          <w:rPr>
            <w:sz w:val="22"/>
            <w:szCs w:val="22"/>
          </w:rPr>
          <w:t>Loan”)</w:t>
        </w:r>
      </w:ins>
      <w:ins w:id="7" w:author="Cristina Padrino" w:date="2026-02-24T14:27:00Z" w16du:dateUtc="2026-02-24T19:27:00Z">
        <w:r w:rsidR="00335DCD">
          <w:rPr>
            <w:sz w:val="22"/>
            <w:szCs w:val="22"/>
          </w:rPr>
          <w:t>.</w:t>
        </w:r>
      </w:ins>
    </w:p>
    <w:p w14:paraId="2117AC35" w14:textId="77777777" w:rsidR="00335DCD" w:rsidRDefault="00335DCD" w:rsidP="000E5EE0">
      <w:pPr>
        <w:ind w:firstLine="720"/>
        <w:jc w:val="both"/>
        <w:rPr>
          <w:ins w:id="8" w:author="Cristina Padrino" w:date="2026-02-24T14:25:00Z" w16du:dateUtc="2026-02-24T19:25:00Z"/>
          <w:sz w:val="22"/>
          <w:szCs w:val="22"/>
        </w:rPr>
      </w:pPr>
    </w:p>
    <w:p w14:paraId="535026D0" w14:textId="00FEB623" w:rsidR="000E5EE0" w:rsidRDefault="00335DCD" w:rsidP="000E5EE0">
      <w:pPr>
        <w:ind w:firstLine="720"/>
        <w:jc w:val="both"/>
        <w:rPr>
          <w:sz w:val="22"/>
          <w:szCs w:val="22"/>
        </w:rPr>
      </w:pPr>
      <w:ins w:id="9" w:author="Cristina Padrino" w:date="2026-02-24T14:25:00Z" w16du:dateUtc="2026-02-24T19:25:00Z">
        <w:r>
          <w:rPr>
            <w:sz w:val="22"/>
            <w:szCs w:val="22"/>
          </w:rPr>
          <w:t>F.</w:t>
        </w:r>
        <w:r>
          <w:rPr>
            <w:sz w:val="22"/>
            <w:szCs w:val="22"/>
          </w:rPr>
          <w:tab/>
        </w:r>
      </w:ins>
      <w:proofErr w:type="gramStart"/>
      <w:r w:rsidR="007D489B">
        <w:rPr>
          <w:sz w:val="22"/>
          <w:szCs w:val="22"/>
        </w:rPr>
        <w:t>In light of</w:t>
      </w:r>
      <w:proofErr w:type="gramEnd"/>
      <w:r w:rsidR="007D489B">
        <w:rPr>
          <w:sz w:val="22"/>
          <w:szCs w:val="22"/>
        </w:rPr>
        <w:t xml:space="preserve"> Landlord</w:t>
      </w:r>
      <w:r w:rsidR="002C642B">
        <w:rPr>
          <w:sz w:val="22"/>
          <w:szCs w:val="22"/>
        </w:rPr>
        <w:t>’</w:t>
      </w:r>
      <w:r w:rsidR="007D489B">
        <w:rPr>
          <w:sz w:val="22"/>
          <w:szCs w:val="22"/>
        </w:rPr>
        <w:t>s payoff of the Existing Mortgage (as defined in the Lease) and the parties</w:t>
      </w:r>
      <w:r w:rsidR="002C642B">
        <w:rPr>
          <w:sz w:val="22"/>
          <w:szCs w:val="22"/>
        </w:rPr>
        <w:t>’</w:t>
      </w:r>
      <w:r w:rsidR="007D489B">
        <w:rPr>
          <w:sz w:val="22"/>
          <w:szCs w:val="22"/>
        </w:rPr>
        <w:t xml:space="preserve"> agreement regarding certain rent adjustments, escrow deposit requirements, and release conditions, Landlord</w:t>
      </w:r>
      <w:r w:rsidR="000E5EE0">
        <w:rPr>
          <w:sz w:val="22"/>
          <w:szCs w:val="22"/>
        </w:rPr>
        <w:t>, Tenant, and Escrow Age</w:t>
      </w:r>
      <w:r w:rsidR="007D489B">
        <w:rPr>
          <w:sz w:val="22"/>
          <w:szCs w:val="22"/>
        </w:rPr>
        <w:t xml:space="preserve">nt desire to further amend and modify certain provisions of the Lease </w:t>
      </w:r>
      <w:r w:rsidR="000E5EE0">
        <w:rPr>
          <w:sz w:val="22"/>
          <w:szCs w:val="22"/>
        </w:rPr>
        <w:t xml:space="preserve">and the Escrow Agreement </w:t>
      </w:r>
      <w:r w:rsidR="007D489B">
        <w:rPr>
          <w:sz w:val="22"/>
          <w:szCs w:val="22"/>
        </w:rPr>
        <w:t>as set forth below.</w:t>
      </w:r>
    </w:p>
    <w:p w14:paraId="6BFDB9E4" w14:textId="77777777" w:rsidR="000E5EE0" w:rsidRDefault="000E5EE0" w:rsidP="000E5EE0">
      <w:pPr>
        <w:jc w:val="both"/>
        <w:rPr>
          <w:sz w:val="22"/>
          <w:szCs w:val="22"/>
        </w:rPr>
      </w:pPr>
    </w:p>
    <w:p w14:paraId="5981B9B9" w14:textId="7FF819AB" w:rsidR="00672613" w:rsidRPr="000E5EE0" w:rsidRDefault="000E5EE0" w:rsidP="000E5EE0">
      <w:pPr>
        <w:jc w:val="center"/>
        <w:rPr>
          <w:sz w:val="22"/>
          <w:szCs w:val="22"/>
        </w:rPr>
      </w:pPr>
      <w:r w:rsidRPr="000E5EE0">
        <w:rPr>
          <w:b/>
          <w:bCs/>
          <w:sz w:val="22"/>
          <w:szCs w:val="22"/>
        </w:rPr>
        <w:t>Amendments</w:t>
      </w:r>
    </w:p>
    <w:p w14:paraId="60BECF3D" w14:textId="77777777" w:rsidR="00672613" w:rsidRPr="00F5105E" w:rsidRDefault="00672613" w:rsidP="00672613">
      <w:pPr>
        <w:jc w:val="both"/>
        <w:rPr>
          <w:sz w:val="22"/>
          <w:szCs w:val="22"/>
        </w:rPr>
      </w:pPr>
    </w:p>
    <w:p w14:paraId="2025363D" w14:textId="01EDB09D" w:rsidR="000E5EE0" w:rsidRPr="00BF490E" w:rsidRDefault="000E5EE0" w:rsidP="002C642B">
      <w:pPr>
        <w:ind w:firstLine="720"/>
        <w:jc w:val="both"/>
        <w:rPr>
          <w:sz w:val="22"/>
          <w:szCs w:val="22"/>
        </w:rPr>
      </w:pPr>
      <w:r w:rsidRPr="00BF490E">
        <w:rPr>
          <w:sz w:val="22"/>
          <w:szCs w:val="22"/>
        </w:rPr>
        <w:t>NOW, THEREFORE, in consideration of the mutual covenants contained herein, and other good and valuable consideration, the receipt and sufficiency of which are hereby acknowledged, Landlord, Tenant, and Escrow Agent hereby agree to amend the Lease and the Escrow Agreement as follows:</w:t>
      </w:r>
    </w:p>
    <w:p w14:paraId="2DBBD315" w14:textId="77777777" w:rsidR="00B11012" w:rsidRPr="00BF490E" w:rsidRDefault="00B11012" w:rsidP="002C642B">
      <w:pPr>
        <w:ind w:firstLine="720"/>
        <w:jc w:val="both"/>
        <w:rPr>
          <w:sz w:val="22"/>
          <w:szCs w:val="22"/>
        </w:rPr>
      </w:pPr>
    </w:p>
    <w:p w14:paraId="03D448D4" w14:textId="0A56D25E" w:rsidR="00335DCD" w:rsidRDefault="000E5EE0" w:rsidP="002C642B">
      <w:pPr>
        <w:ind w:firstLine="720"/>
        <w:jc w:val="both"/>
        <w:rPr>
          <w:ins w:id="10" w:author="Cristina Padrino" w:date="2026-02-24T14:31:00Z" w16du:dateUtc="2026-02-24T19:31:00Z"/>
          <w:sz w:val="22"/>
          <w:szCs w:val="22"/>
        </w:rPr>
      </w:pPr>
      <w:r w:rsidRPr="00BF490E">
        <w:rPr>
          <w:sz w:val="22"/>
          <w:szCs w:val="22"/>
        </w:rPr>
        <w:t>1.</w:t>
      </w:r>
      <w:r w:rsidRPr="00BF490E">
        <w:rPr>
          <w:sz w:val="22"/>
          <w:szCs w:val="22"/>
        </w:rPr>
        <w:tab/>
      </w:r>
      <w:ins w:id="11" w:author="Cristina Padrino" w:date="2026-02-24T14:31:00Z" w16du:dateUtc="2026-02-24T19:31:00Z">
        <w:r w:rsidR="00335DCD" w:rsidRPr="00335DCD">
          <w:rPr>
            <w:sz w:val="22"/>
            <w:szCs w:val="22"/>
          </w:rPr>
          <w:t>Amendment to Section</w:t>
        </w:r>
      </w:ins>
      <w:ins w:id="12" w:author="Cristina Padrino" w:date="2026-02-24T14:32:00Z" w16du:dateUtc="2026-02-24T19:32:00Z">
        <w:r w:rsidR="00335DCD">
          <w:rPr>
            <w:sz w:val="22"/>
            <w:szCs w:val="22"/>
          </w:rPr>
          <w:t xml:space="preserve"> 3.2 </w:t>
        </w:r>
      </w:ins>
      <w:ins w:id="13" w:author="Cristina Padrino" w:date="2026-02-24T15:37:00Z" w16du:dateUtc="2026-02-24T20:37:00Z">
        <w:r w:rsidR="005E4064">
          <w:rPr>
            <w:sz w:val="22"/>
            <w:szCs w:val="22"/>
          </w:rPr>
          <w:t xml:space="preserve">(c) </w:t>
        </w:r>
      </w:ins>
      <w:ins w:id="14" w:author="Cristina Padrino" w:date="2026-02-24T14:32:00Z" w16du:dateUtc="2026-02-24T19:32:00Z">
        <w:r w:rsidR="00335DCD">
          <w:rPr>
            <w:sz w:val="22"/>
            <w:szCs w:val="22"/>
          </w:rPr>
          <w:t>(iv) of the Lease an</w:t>
        </w:r>
      </w:ins>
      <w:ins w:id="15" w:author="Cristina Padrino" w:date="2026-02-24T14:33:00Z" w16du:dateUtc="2026-02-24T19:33:00Z">
        <w:r w:rsidR="00335DCD">
          <w:rPr>
            <w:sz w:val="22"/>
            <w:szCs w:val="22"/>
          </w:rPr>
          <w:t xml:space="preserve">d Section 5 of the Escrow Agreement. Subject to the </w:t>
        </w:r>
      </w:ins>
      <w:ins w:id="16" w:author="Cristina Padrino" w:date="2026-02-24T15:37:00Z" w16du:dateUtc="2026-02-24T20:37:00Z">
        <w:r w:rsidR="00A733B6">
          <w:rPr>
            <w:sz w:val="22"/>
            <w:szCs w:val="22"/>
          </w:rPr>
          <w:t>c</w:t>
        </w:r>
      </w:ins>
      <w:ins w:id="17" w:author="Cristina Padrino" w:date="2026-02-24T14:33:00Z" w16du:dateUtc="2026-02-24T19:33:00Z">
        <w:r w:rsidR="00335DCD">
          <w:rPr>
            <w:sz w:val="22"/>
            <w:szCs w:val="22"/>
          </w:rPr>
          <w:t>losing and initial funding</w:t>
        </w:r>
      </w:ins>
      <w:ins w:id="18" w:author="Cristina Padrino" w:date="2026-02-24T14:34:00Z" w16du:dateUtc="2026-02-24T19:34:00Z">
        <w:r w:rsidR="00335DCD">
          <w:rPr>
            <w:sz w:val="22"/>
            <w:szCs w:val="22"/>
          </w:rPr>
          <w:t xml:space="preserve"> of the </w:t>
        </w:r>
      </w:ins>
      <w:ins w:id="19" w:author="Cristina Padrino" w:date="2026-02-24T15:37:00Z" w16du:dateUtc="2026-02-24T20:37:00Z">
        <w:r w:rsidR="00A733B6">
          <w:rPr>
            <w:sz w:val="22"/>
            <w:szCs w:val="22"/>
          </w:rPr>
          <w:t>C</w:t>
        </w:r>
      </w:ins>
      <w:ins w:id="20" w:author="Cristina Padrino" w:date="2026-02-24T14:34:00Z" w16du:dateUtc="2026-02-24T19:34:00Z">
        <w:r w:rsidR="00335DCD">
          <w:rPr>
            <w:sz w:val="22"/>
            <w:szCs w:val="22"/>
          </w:rPr>
          <w:t xml:space="preserve">onstruction </w:t>
        </w:r>
      </w:ins>
      <w:ins w:id="21" w:author="Cristina Padrino" w:date="2026-02-24T15:37:00Z" w16du:dateUtc="2026-02-24T20:37:00Z">
        <w:r w:rsidR="00A733B6">
          <w:rPr>
            <w:sz w:val="22"/>
            <w:szCs w:val="22"/>
          </w:rPr>
          <w:t>L</w:t>
        </w:r>
      </w:ins>
      <w:ins w:id="22" w:author="Cristina Padrino" w:date="2026-02-24T14:34:00Z" w16du:dateUtc="2026-02-24T19:34:00Z">
        <w:r w:rsidR="00335DCD">
          <w:rPr>
            <w:sz w:val="22"/>
            <w:szCs w:val="22"/>
          </w:rPr>
          <w:t>oan to be granted by Madison Realty Capital/MRC</w:t>
        </w:r>
      </w:ins>
      <w:ins w:id="23" w:author="Cristina Padrino" w:date="2026-02-24T14:35:00Z" w16du:dateUtc="2026-02-24T19:35:00Z">
        <w:r w:rsidR="00335DCD">
          <w:rPr>
            <w:sz w:val="22"/>
            <w:szCs w:val="22"/>
          </w:rPr>
          <w:t xml:space="preserve">E RE Holdings </w:t>
        </w:r>
        <w:r w:rsidR="00A10AA7">
          <w:rPr>
            <w:sz w:val="22"/>
            <w:szCs w:val="22"/>
          </w:rPr>
          <w:t>II LLC</w:t>
        </w:r>
      </w:ins>
      <w:ins w:id="24" w:author="Cristina Padrino" w:date="2026-02-24T14:36:00Z" w16du:dateUtc="2026-02-24T19:36:00Z">
        <w:r w:rsidR="00A10AA7">
          <w:rPr>
            <w:sz w:val="22"/>
            <w:szCs w:val="22"/>
          </w:rPr>
          <w:t xml:space="preserve"> now Section 3.2 </w:t>
        </w:r>
      </w:ins>
      <w:ins w:id="25" w:author="Cristina Padrino" w:date="2026-02-24T15:37:00Z" w16du:dateUtc="2026-02-24T20:37:00Z">
        <w:r w:rsidR="00A733B6">
          <w:rPr>
            <w:sz w:val="22"/>
            <w:szCs w:val="22"/>
          </w:rPr>
          <w:t>(c)</w:t>
        </w:r>
      </w:ins>
      <w:ins w:id="26" w:author="Cristina Padrino" w:date="2026-02-24T14:36:00Z" w16du:dateUtc="2026-02-24T19:36:00Z">
        <w:r w:rsidR="00A10AA7">
          <w:rPr>
            <w:sz w:val="22"/>
            <w:szCs w:val="22"/>
          </w:rPr>
          <w:t xml:space="preserve"> (iv)</w:t>
        </w:r>
      </w:ins>
      <w:ins w:id="27" w:author="Cristina Padrino" w:date="2026-02-24T14:37:00Z" w16du:dateUtc="2026-02-24T19:37:00Z">
        <w:r w:rsidR="00A10AA7">
          <w:rPr>
            <w:sz w:val="22"/>
            <w:szCs w:val="22"/>
          </w:rPr>
          <w:t xml:space="preserve">, as amended by Amended Lease dated </w:t>
        </w:r>
        <w:r w:rsidR="00A10AA7">
          <w:rPr>
            <w:sz w:val="22"/>
            <w:szCs w:val="22"/>
          </w:rPr>
          <w:lastRenderedPageBreak/>
          <w:t>September 8, 2020; further amended by Fourth</w:t>
        </w:r>
      </w:ins>
      <w:ins w:id="28" w:author="Cristina Padrino" w:date="2026-02-24T14:38:00Z" w16du:dateUtc="2026-02-24T19:38:00Z">
        <w:r w:rsidR="00A10AA7">
          <w:rPr>
            <w:sz w:val="22"/>
            <w:szCs w:val="22"/>
          </w:rPr>
          <w:t xml:space="preserve"> Amendment to Ground Lease dated September 30, 2024 is hereby deleted in its entirely in that the Tenant</w:t>
        </w:r>
      </w:ins>
      <w:ins w:id="29" w:author="Cristina Padrino" w:date="2026-02-24T14:39:00Z" w16du:dateUtc="2026-02-24T19:39:00Z">
        <w:r w:rsidR="00A10AA7">
          <w:rPr>
            <w:sz w:val="22"/>
            <w:szCs w:val="22"/>
          </w:rPr>
          <w:t xml:space="preserve"> has complied with all the terms and conditions of said section and will have satisfied all the conditions </w:t>
        </w:r>
      </w:ins>
      <w:ins w:id="30" w:author="Cristina Padrino" w:date="2026-02-24T14:40:00Z" w16du:dateUtc="2026-02-24T19:40:00Z">
        <w:r w:rsidR="00A10AA7">
          <w:rPr>
            <w:sz w:val="22"/>
            <w:szCs w:val="22"/>
          </w:rPr>
          <w:t xml:space="preserve">of the Lease regarding construction upon the </w:t>
        </w:r>
      </w:ins>
      <w:ins w:id="31" w:author="Cristina Padrino" w:date="2026-02-24T15:38:00Z" w16du:dateUtc="2026-02-24T20:38:00Z">
        <w:r w:rsidR="0047662C">
          <w:rPr>
            <w:sz w:val="22"/>
            <w:szCs w:val="22"/>
          </w:rPr>
          <w:t>c</w:t>
        </w:r>
      </w:ins>
      <w:ins w:id="32" w:author="Cristina Padrino" w:date="2026-02-24T14:40:00Z" w16du:dateUtc="2026-02-24T19:40:00Z">
        <w:r w:rsidR="00A10AA7">
          <w:rPr>
            <w:sz w:val="22"/>
            <w:szCs w:val="22"/>
          </w:rPr>
          <w:t xml:space="preserve">losing of the </w:t>
        </w:r>
      </w:ins>
      <w:ins w:id="33" w:author="Cristina Padrino" w:date="2026-02-24T15:38:00Z" w16du:dateUtc="2026-02-24T20:38:00Z">
        <w:r w:rsidR="0047662C">
          <w:rPr>
            <w:sz w:val="22"/>
            <w:szCs w:val="22"/>
          </w:rPr>
          <w:t>C</w:t>
        </w:r>
      </w:ins>
      <w:ins w:id="34" w:author="Cristina Padrino" w:date="2026-02-24T14:40:00Z" w16du:dateUtc="2026-02-24T19:40:00Z">
        <w:r w:rsidR="00A10AA7">
          <w:rPr>
            <w:sz w:val="22"/>
            <w:szCs w:val="22"/>
          </w:rPr>
          <w:t xml:space="preserve">onstruction </w:t>
        </w:r>
      </w:ins>
      <w:ins w:id="35" w:author="Cristina Padrino" w:date="2026-02-24T15:38:00Z" w16du:dateUtc="2026-02-24T20:38:00Z">
        <w:r w:rsidR="0047662C">
          <w:rPr>
            <w:sz w:val="22"/>
            <w:szCs w:val="22"/>
          </w:rPr>
          <w:t>L</w:t>
        </w:r>
      </w:ins>
      <w:ins w:id="36" w:author="Cristina Padrino" w:date="2026-02-24T14:40:00Z" w16du:dateUtc="2026-02-24T19:40:00Z">
        <w:r w:rsidR="00A10AA7">
          <w:rPr>
            <w:sz w:val="22"/>
            <w:szCs w:val="22"/>
          </w:rPr>
          <w:t>oan.</w:t>
        </w:r>
      </w:ins>
      <w:ins w:id="37" w:author="Cristina Padrino" w:date="2026-02-24T14:34:00Z" w16du:dateUtc="2026-02-24T19:34:00Z">
        <w:r w:rsidR="00335DCD">
          <w:rPr>
            <w:sz w:val="22"/>
            <w:szCs w:val="22"/>
          </w:rPr>
          <w:t xml:space="preserve"> </w:t>
        </w:r>
      </w:ins>
      <w:ins w:id="38" w:author="Cristina Padrino" w:date="2026-02-24T14:32:00Z" w16du:dateUtc="2026-02-24T19:32:00Z">
        <w:r w:rsidR="00335DCD">
          <w:rPr>
            <w:sz w:val="22"/>
            <w:szCs w:val="22"/>
          </w:rPr>
          <w:t xml:space="preserve"> </w:t>
        </w:r>
      </w:ins>
    </w:p>
    <w:p w14:paraId="70C7F641" w14:textId="77777777" w:rsidR="00335DCD" w:rsidRDefault="00335DCD" w:rsidP="002C642B">
      <w:pPr>
        <w:ind w:firstLine="720"/>
        <w:jc w:val="both"/>
        <w:rPr>
          <w:ins w:id="39" w:author="Cristina Padrino" w:date="2026-02-24T14:31:00Z" w16du:dateUtc="2026-02-24T19:31:00Z"/>
          <w:sz w:val="22"/>
          <w:szCs w:val="22"/>
        </w:rPr>
      </w:pPr>
    </w:p>
    <w:p w14:paraId="32F77B9F" w14:textId="1F9878BA" w:rsidR="007D489B" w:rsidRPr="00BF490E" w:rsidRDefault="00335DCD" w:rsidP="002C642B">
      <w:pPr>
        <w:ind w:firstLine="720"/>
        <w:jc w:val="both"/>
        <w:rPr>
          <w:sz w:val="22"/>
          <w:szCs w:val="22"/>
        </w:rPr>
      </w:pPr>
      <w:ins w:id="40" w:author="Cristina Padrino" w:date="2026-02-24T14:31:00Z" w16du:dateUtc="2026-02-24T19:31:00Z">
        <w:r>
          <w:rPr>
            <w:sz w:val="22"/>
            <w:szCs w:val="22"/>
          </w:rPr>
          <w:t>2.</w:t>
        </w:r>
        <w:r>
          <w:rPr>
            <w:sz w:val="22"/>
            <w:szCs w:val="22"/>
          </w:rPr>
          <w:tab/>
        </w:r>
      </w:ins>
      <w:r w:rsidR="000E5EE0" w:rsidRPr="00534E8D">
        <w:rPr>
          <w:sz w:val="22"/>
          <w:szCs w:val="22"/>
          <w:u w:val="single"/>
        </w:rPr>
        <w:t>Amendment to Section 4.3 - Mortgage Payment Adjustment</w:t>
      </w:r>
      <w:r w:rsidR="000E5EE0" w:rsidRPr="00BF490E">
        <w:rPr>
          <w:sz w:val="22"/>
          <w:szCs w:val="22"/>
        </w:rPr>
        <w:t>.  Section 4.3 of the Lease</w:t>
      </w:r>
      <w:ins w:id="41" w:author="Cristina Padrino" w:date="2026-02-24T15:38:00Z" w16du:dateUtc="2026-02-24T20:38:00Z">
        <w:r w:rsidR="00AA3FE6">
          <w:rPr>
            <w:sz w:val="22"/>
            <w:szCs w:val="22"/>
          </w:rPr>
          <w:t>,</w:t>
        </w:r>
        <w:r w:rsidR="0047662C" w:rsidRPr="0047662C">
          <w:rPr>
            <w:sz w:val="22"/>
            <w:szCs w:val="22"/>
          </w:rPr>
          <w:t xml:space="preserve"> </w:t>
        </w:r>
        <w:r w:rsidR="0047662C">
          <w:rPr>
            <w:sz w:val="22"/>
            <w:szCs w:val="22"/>
          </w:rPr>
          <w:t>as Amended by the Fourth Amendment to Ground Lease dated September 30, 2024,</w:t>
        </w:r>
      </w:ins>
      <w:r w:rsidR="000E5EE0" w:rsidRPr="00BF490E">
        <w:rPr>
          <w:sz w:val="22"/>
          <w:szCs w:val="22"/>
        </w:rPr>
        <w:t xml:space="preserve"> is hereby deleted in its entirety </w:t>
      </w:r>
      <w:del w:id="42" w:author="Cristina Padrino" w:date="2026-02-24T14:40:00Z" w16du:dateUtc="2026-02-24T19:40:00Z">
        <w:r w:rsidR="000E5EE0" w:rsidRPr="00BF490E" w:rsidDel="00A10AA7">
          <w:rPr>
            <w:sz w:val="22"/>
            <w:szCs w:val="22"/>
          </w:rPr>
          <w:delText>and replaced with the following:</w:delText>
        </w:r>
      </w:del>
      <w:ins w:id="43" w:author="Cristina Padrino" w:date="2026-02-24T14:40:00Z" w16du:dateUtc="2026-02-24T19:40:00Z">
        <w:r w:rsidR="00A10AA7">
          <w:rPr>
            <w:sz w:val="22"/>
            <w:szCs w:val="22"/>
          </w:rPr>
          <w:t xml:space="preserve">in </w:t>
        </w:r>
      </w:ins>
      <w:ins w:id="44" w:author="Cristina Padrino" w:date="2026-02-24T14:41:00Z" w16du:dateUtc="2026-02-24T19:41:00Z">
        <w:r w:rsidR="00A10AA7">
          <w:rPr>
            <w:sz w:val="22"/>
            <w:szCs w:val="22"/>
          </w:rPr>
          <w:t xml:space="preserve">that the </w:t>
        </w:r>
      </w:ins>
      <w:ins w:id="45" w:author="Cristina Padrino" w:date="2026-02-24T15:39:00Z" w16du:dateUtc="2026-02-24T20:39:00Z">
        <w:r w:rsidR="00AA3FE6">
          <w:rPr>
            <w:sz w:val="22"/>
            <w:szCs w:val="22"/>
          </w:rPr>
          <w:t>E</w:t>
        </w:r>
      </w:ins>
      <w:ins w:id="46" w:author="Cristina Padrino" w:date="2026-02-24T14:41:00Z" w16du:dateUtc="2026-02-24T19:41:00Z">
        <w:r w:rsidR="00A10AA7">
          <w:rPr>
            <w:sz w:val="22"/>
            <w:szCs w:val="22"/>
          </w:rPr>
          <w:t>xisting Loan has been paid off and sati</w:t>
        </w:r>
      </w:ins>
      <w:ins w:id="47" w:author="Cristina Padrino" w:date="2026-02-24T14:42:00Z" w16du:dateUtc="2026-02-24T19:42:00Z">
        <w:r w:rsidR="00A10AA7">
          <w:rPr>
            <w:sz w:val="22"/>
            <w:szCs w:val="22"/>
          </w:rPr>
          <w:t>s</w:t>
        </w:r>
      </w:ins>
      <w:ins w:id="48" w:author="Cristina Padrino" w:date="2026-02-24T14:41:00Z" w16du:dateUtc="2026-02-24T19:41:00Z">
        <w:r w:rsidR="00A10AA7">
          <w:rPr>
            <w:sz w:val="22"/>
            <w:szCs w:val="22"/>
          </w:rPr>
          <w:t xml:space="preserve">fied. No further </w:t>
        </w:r>
      </w:ins>
      <w:ins w:id="49" w:author="Cristina Padrino" w:date="2026-02-24T14:42:00Z" w16du:dateUtc="2026-02-24T19:42:00Z">
        <w:r w:rsidR="00A10AA7">
          <w:rPr>
            <w:sz w:val="22"/>
            <w:szCs w:val="22"/>
          </w:rPr>
          <w:t xml:space="preserve">monthly payments towards the </w:t>
        </w:r>
      </w:ins>
      <w:ins w:id="50" w:author="Cristina Padrino" w:date="2026-02-24T15:38:00Z" w16du:dateUtc="2026-02-24T20:38:00Z">
        <w:r w:rsidR="00AA3FE6">
          <w:rPr>
            <w:sz w:val="22"/>
            <w:szCs w:val="22"/>
          </w:rPr>
          <w:t>E</w:t>
        </w:r>
      </w:ins>
      <w:ins w:id="51" w:author="Cristina Padrino" w:date="2026-02-24T14:42:00Z" w16du:dateUtc="2026-02-24T19:42:00Z">
        <w:r w:rsidR="00A10AA7">
          <w:rPr>
            <w:sz w:val="22"/>
            <w:szCs w:val="22"/>
          </w:rPr>
          <w:t xml:space="preserve">xisting Mortgage shall be made by Tenant. </w:t>
        </w:r>
      </w:ins>
    </w:p>
    <w:p w14:paraId="0CA242D2" w14:textId="77777777" w:rsidR="002C642B" w:rsidRPr="00BF490E" w:rsidRDefault="002C642B" w:rsidP="00672613">
      <w:pPr>
        <w:jc w:val="both"/>
        <w:rPr>
          <w:sz w:val="22"/>
          <w:szCs w:val="22"/>
        </w:rPr>
      </w:pPr>
    </w:p>
    <w:p w14:paraId="28AAF262" w14:textId="03255AC1" w:rsidR="007D489B" w:rsidRPr="00BF490E" w:rsidDel="00A10AA7" w:rsidRDefault="002C642B" w:rsidP="002C642B">
      <w:pPr>
        <w:ind w:left="720"/>
        <w:jc w:val="both"/>
        <w:rPr>
          <w:del w:id="52" w:author="Cristina Padrino" w:date="2026-02-24T14:42:00Z" w16du:dateUtc="2026-02-24T19:42:00Z"/>
          <w:sz w:val="22"/>
          <w:szCs w:val="22"/>
        </w:rPr>
      </w:pPr>
      <w:del w:id="53" w:author="Cristina Padrino" w:date="2026-02-24T14:42:00Z" w16du:dateUtc="2026-02-24T19:42:00Z">
        <w:r w:rsidRPr="00BF490E" w:rsidDel="00A10AA7">
          <w:rPr>
            <w:sz w:val="22"/>
            <w:szCs w:val="22"/>
          </w:rPr>
          <w:delText>“</w:delText>
        </w:r>
        <w:r w:rsidR="007D489B" w:rsidRPr="00BF490E" w:rsidDel="00A10AA7">
          <w:rPr>
            <w:b/>
            <w:bCs/>
            <w:sz w:val="22"/>
            <w:szCs w:val="22"/>
          </w:rPr>
          <w:delText>Section 4.3</w:delText>
        </w:r>
        <w:r w:rsidRPr="00BF490E" w:rsidDel="00A10AA7">
          <w:rPr>
            <w:b/>
            <w:bCs/>
            <w:sz w:val="22"/>
            <w:szCs w:val="22"/>
          </w:rPr>
          <w:tab/>
        </w:r>
        <w:r w:rsidR="007D489B" w:rsidRPr="00BF490E" w:rsidDel="00A10AA7">
          <w:rPr>
            <w:sz w:val="22"/>
            <w:szCs w:val="22"/>
          </w:rPr>
          <w:delText xml:space="preserve">Landlord and Tenant acknowledge and agree that: (a) Landlord has paid off the Existing Mortgage in full; (b) Tenant paid the monthly installments due under the Existing Mortgage from the Effective Date through </w:delText>
        </w:r>
        <w:r w:rsidR="00F66130" w:rsidDel="00A10AA7">
          <w:rPr>
            <w:sz w:val="22"/>
            <w:szCs w:val="22"/>
          </w:rPr>
          <w:delText>September 22</w:delText>
        </w:r>
        <w:r w:rsidR="00F66130" w:rsidRPr="00F66130" w:rsidDel="00A10AA7">
          <w:rPr>
            <w:sz w:val="22"/>
            <w:szCs w:val="22"/>
            <w:vertAlign w:val="superscript"/>
          </w:rPr>
          <w:delText>nd</w:delText>
        </w:r>
        <w:r w:rsidR="00F66130" w:rsidDel="00A10AA7">
          <w:rPr>
            <w:sz w:val="22"/>
            <w:szCs w:val="22"/>
          </w:rPr>
          <w:delText xml:space="preserve">, </w:delText>
        </w:r>
        <w:r w:rsidRPr="00BF490E" w:rsidDel="00A10AA7">
          <w:rPr>
            <w:sz w:val="22"/>
            <w:szCs w:val="22"/>
          </w:rPr>
          <w:delText>2025</w:delText>
        </w:r>
        <w:r w:rsidR="00534E8D" w:rsidDel="00A10AA7">
          <w:rPr>
            <w:sz w:val="22"/>
            <w:szCs w:val="22"/>
          </w:rPr>
          <w:delText xml:space="preserve">, the agreed date of Commencement of Construction </w:delText>
        </w:r>
        <w:r w:rsidR="007D489B" w:rsidRPr="00BF490E" w:rsidDel="00A10AA7">
          <w:rPr>
            <w:sz w:val="22"/>
            <w:szCs w:val="22"/>
          </w:rPr>
          <w:delText xml:space="preserve">(the </w:delText>
        </w:r>
        <w:r w:rsidRPr="00BF490E" w:rsidDel="00A10AA7">
          <w:rPr>
            <w:sz w:val="22"/>
            <w:szCs w:val="22"/>
          </w:rPr>
          <w:delText>“</w:delText>
        </w:r>
        <w:r w:rsidR="007D489B" w:rsidRPr="00BF490E" w:rsidDel="00A10AA7">
          <w:rPr>
            <w:sz w:val="22"/>
            <w:szCs w:val="22"/>
            <w:u w:val="single"/>
          </w:rPr>
          <w:delText>Construction Start Date</w:delText>
        </w:r>
        <w:r w:rsidRPr="00BF490E" w:rsidDel="00A10AA7">
          <w:rPr>
            <w:sz w:val="22"/>
            <w:szCs w:val="22"/>
          </w:rPr>
          <w:delText>”</w:delText>
        </w:r>
        <w:r w:rsidR="007D489B" w:rsidRPr="00BF490E" w:rsidDel="00A10AA7">
          <w:rPr>
            <w:sz w:val="22"/>
            <w:szCs w:val="22"/>
          </w:rPr>
          <w:delText xml:space="preserve">); and (c) Tenant overpaid mortgage payments for approximately five (5) months beyond the Construction Start Date.  In consideration of the foregoing, and in full and final settlement of all claims related to such mortgage payments, Tenant </w:delText>
        </w:r>
        <w:r w:rsidR="00BB7804" w:rsidRPr="00BF490E" w:rsidDel="00A10AA7">
          <w:rPr>
            <w:sz w:val="22"/>
            <w:szCs w:val="22"/>
          </w:rPr>
          <w:delText xml:space="preserve">will receive </w:delText>
        </w:r>
        <w:r w:rsidR="007D489B" w:rsidRPr="00BF490E" w:rsidDel="00A10AA7">
          <w:rPr>
            <w:sz w:val="22"/>
            <w:szCs w:val="22"/>
          </w:rPr>
          <w:delText xml:space="preserve">a credit of Six Thousand </w:delText>
        </w:r>
        <w:r w:rsidR="00F66130" w:rsidDel="00A10AA7">
          <w:rPr>
            <w:sz w:val="22"/>
            <w:szCs w:val="22"/>
          </w:rPr>
          <w:delText xml:space="preserve">Three Hundred and Eighty Five </w:delText>
        </w:r>
        <w:r w:rsidR="007D489B" w:rsidRPr="00BF490E" w:rsidDel="00A10AA7">
          <w:rPr>
            <w:sz w:val="22"/>
            <w:szCs w:val="22"/>
          </w:rPr>
          <w:delText>Dollars ($6,</w:delText>
        </w:r>
        <w:r w:rsidR="00F66130" w:rsidDel="00A10AA7">
          <w:rPr>
            <w:sz w:val="22"/>
            <w:szCs w:val="22"/>
          </w:rPr>
          <w:delText>385</w:delText>
        </w:r>
        <w:r w:rsidR="007D489B" w:rsidRPr="00BF490E" w:rsidDel="00A10AA7">
          <w:rPr>
            <w:sz w:val="22"/>
            <w:szCs w:val="22"/>
          </w:rPr>
          <w:delText xml:space="preserve">.00) per month against the Base Rent due under Section 4.2 of the Lease for a period of </w:delText>
        </w:r>
        <w:r w:rsidR="00F66130" w:rsidDel="00A10AA7">
          <w:rPr>
            <w:sz w:val="22"/>
            <w:szCs w:val="22"/>
          </w:rPr>
          <w:delText>five</w:delText>
        </w:r>
        <w:r w:rsidR="00F66130" w:rsidRPr="00BF490E" w:rsidDel="00A10AA7">
          <w:rPr>
            <w:sz w:val="22"/>
            <w:szCs w:val="22"/>
          </w:rPr>
          <w:delText xml:space="preserve"> </w:delText>
        </w:r>
        <w:r w:rsidR="007D489B" w:rsidRPr="00BF490E" w:rsidDel="00A10AA7">
          <w:rPr>
            <w:sz w:val="22"/>
            <w:szCs w:val="22"/>
          </w:rPr>
          <w:delText>(</w:delText>
        </w:r>
        <w:r w:rsidR="00F66130" w:rsidDel="00A10AA7">
          <w:rPr>
            <w:sz w:val="22"/>
            <w:szCs w:val="22"/>
          </w:rPr>
          <w:delText>5</w:delText>
        </w:r>
        <w:r w:rsidR="007D489B" w:rsidRPr="00BF490E" w:rsidDel="00A10AA7">
          <w:rPr>
            <w:sz w:val="22"/>
            <w:szCs w:val="22"/>
          </w:rPr>
          <w:delText>) consecutive months commencing with the first full month following the execution of this Amendment.</w:delText>
        </w:r>
        <w:r w:rsidRPr="00BF490E" w:rsidDel="00A10AA7">
          <w:rPr>
            <w:sz w:val="22"/>
            <w:szCs w:val="22"/>
          </w:rPr>
          <w:delText>”</w:delText>
        </w:r>
      </w:del>
    </w:p>
    <w:p w14:paraId="6CF497F3" w14:textId="77777777" w:rsidR="000E5EE0" w:rsidRPr="00BF490E" w:rsidRDefault="000E5EE0" w:rsidP="002C642B">
      <w:pPr>
        <w:ind w:left="720"/>
        <w:jc w:val="both"/>
        <w:rPr>
          <w:sz w:val="22"/>
          <w:szCs w:val="22"/>
        </w:rPr>
      </w:pPr>
    </w:p>
    <w:p w14:paraId="0D9E0FE4" w14:textId="416D5161" w:rsidR="007D489B" w:rsidRPr="00BF490E" w:rsidRDefault="00534E8D" w:rsidP="00672613">
      <w:pPr>
        <w:jc w:val="both"/>
        <w:rPr>
          <w:sz w:val="22"/>
          <w:szCs w:val="22"/>
        </w:rPr>
      </w:pPr>
      <w:r>
        <w:rPr>
          <w:sz w:val="22"/>
          <w:szCs w:val="22"/>
        </w:rPr>
        <w:t xml:space="preserve"> </w:t>
      </w:r>
      <w:r>
        <w:rPr>
          <w:sz w:val="22"/>
          <w:szCs w:val="22"/>
        </w:rPr>
        <w:tab/>
      </w:r>
      <w:del w:id="54" w:author="Cristina Padrino" w:date="2026-02-24T14:42:00Z" w16du:dateUtc="2026-02-24T19:42:00Z">
        <w:r w:rsidR="007D489B" w:rsidRPr="00BF490E" w:rsidDel="00A10AA7">
          <w:rPr>
            <w:sz w:val="22"/>
            <w:szCs w:val="22"/>
          </w:rPr>
          <w:delText>2</w:delText>
        </w:r>
      </w:del>
      <w:ins w:id="55" w:author="Cristina Padrino" w:date="2026-02-24T14:42:00Z" w16du:dateUtc="2026-02-24T19:42:00Z">
        <w:r w:rsidR="00A10AA7">
          <w:rPr>
            <w:sz w:val="22"/>
            <w:szCs w:val="22"/>
          </w:rPr>
          <w:t>3</w:t>
        </w:r>
      </w:ins>
      <w:r w:rsidR="007D489B" w:rsidRPr="00BF490E">
        <w:rPr>
          <w:sz w:val="22"/>
          <w:szCs w:val="22"/>
        </w:rPr>
        <w:t>.</w:t>
      </w:r>
      <w:r w:rsidR="007D489B" w:rsidRPr="00BF490E">
        <w:rPr>
          <w:sz w:val="22"/>
          <w:szCs w:val="22"/>
        </w:rPr>
        <w:tab/>
      </w:r>
      <w:r w:rsidR="007D489B" w:rsidRPr="00BF490E">
        <w:rPr>
          <w:sz w:val="22"/>
          <w:szCs w:val="22"/>
          <w:u w:val="single"/>
        </w:rPr>
        <w:t xml:space="preserve">Amendment to Section 4.1 </w:t>
      </w:r>
      <w:r w:rsidR="000E5EE0" w:rsidRPr="00BF490E">
        <w:rPr>
          <w:sz w:val="22"/>
          <w:szCs w:val="22"/>
          <w:u w:val="single"/>
        </w:rPr>
        <w:t xml:space="preserve">of the Lease and Escrow Agreement </w:t>
      </w:r>
      <w:r w:rsidR="007D489B" w:rsidRPr="00BF490E">
        <w:rPr>
          <w:sz w:val="22"/>
          <w:szCs w:val="22"/>
          <w:u w:val="single"/>
        </w:rPr>
        <w:t xml:space="preserve">- Escrow Deposit </w:t>
      </w:r>
      <w:r w:rsidR="00B11012" w:rsidRPr="00BF490E">
        <w:rPr>
          <w:sz w:val="22"/>
          <w:szCs w:val="22"/>
          <w:u w:val="single"/>
        </w:rPr>
        <w:t>Confirmation</w:t>
      </w:r>
      <w:r w:rsidR="007D489B" w:rsidRPr="00BF490E">
        <w:rPr>
          <w:sz w:val="22"/>
          <w:szCs w:val="22"/>
        </w:rPr>
        <w:t>.  Section 4.1 of the Lease</w:t>
      </w:r>
      <w:ins w:id="56" w:author="Cristina Padrino" w:date="2026-02-24T14:42:00Z" w16du:dateUtc="2026-02-24T19:42:00Z">
        <w:r w:rsidR="00A10AA7">
          <w:rPr>
            <w:sz w:val="22"/>
            <w:szCs w:val="22"/>
          </w:rPr>
          <w:t xml:space="preserve">, as amended on </w:t>
        </w:r>
      </w:ins>
      <w:ins w:id="57" w:author="Cristina Padrino" w:date="2026-02-24T14:43:00Z" w16du:dateUtc="2026-02-24T19:43:00Z">
        <w:r w:rsidR="00A10AA7">
          <w:rPr>
            <w:sz w:val="22"/>
            <w:szCs w:val="22"/>
          </w:rPr>
          <w:t>September 8, 2020,</w:t>
        </w:r>
      </w:ins>
      <w:r w:rsidR="007D489B" w:rsidRPr="00BF490E">
        <w:rPr>
          <w:sz w:val="22"/>
          <w:szCs w:val="22"/>
        </w:rPr>
        <w:t xml:space="preserve"> </w:t>
      </w:r>
      <w:r w:rsidR="000E5EE0" w:rsidRPr="00BF490E">
        <w:rPr>
          <w:sz w:val="22"/>
          <w:szCs w:val="22"/>
        </w:rPr>
        <w:t>and Section 2 of the Escrow Agreement are</w:t>
      </w:r>
      <w:r w:rsidR="007D489B" w:rsidRPr="00BF490E">
        <w:rPr>
          <w:sz w:val="22"/>
          <w:szCs w:val="22"/>
        </w:rPr>
        <w:t xml:space="preserve"> hereby amended by adding the following provision</w:t>
      </w:r>
      <w:r w:rsidR="000E5EE0" w:rsidRPr="00BF490E">
        <w:rPr>
          <w:sz w:val="22"/>
          <w:szCs w:val="22"/>
        </w:rPr>
        <w:t>:</w:t>
      </w:r>
    </w:p>
    <w:p w14:paraId="6B3F15DE" w14:textId="77777777" w:rsidR="002C642B" w:rsidRPr="00BF490E" w:rsidRDefault="002C642B" w:rsidP="00672613">
      <w:pPr>
        <w:jc w:val="both"/>
        <w:rPr>
          <w:sz w:val="22"/>
          <w:szCs w:val="22"/>
        </w:rPr>
      </w:pPr>
    </w:p>
    <w:p w14:paraId="7C2F509E" w14:textId="7E94F7CB" w:rsidR="00D6409F" w:rsidRPr="00BF490E" w:rsidRDefault="002C642B" w:rsidP="002D46B7">
      <w:pPr>
        <w:ind w:left="720"/>
        <w:jc w:val="both"/>
        <w:rPr>
          <w:sz w:val="22"/>
          <w:szCs w:val="22"/>
        </w:rPr>
      </w:pPr>
      <w:r w:rsidRPr="00BF490E">
        <w:rPr>
          <w:sz w:val="22"/>
          <w:szCs w:val="22"/>
        </w:rPr>
        <w:t>“</w:t>
      </w:r>
      <w:r w:rsidR="00BB7804" w:rsidRPr="00BF490E">
        <w:rPr>
          <w:sz w:val="22"/>
          <w:szCs w:val="22"/>
        </w:rPr>
        <w:t>Landlord, Tenant, and Escrow Agent acknowledge and agree that, as of the date of this Amendment, the current balance of the Escrowed Funds (as defined in the Lease) held by the Escrow Agent is Eight Hundred Fifty-Nine Thousand One Hundred Thirty Dollars ($859,130.00), together with all interest accrued thereon (collectively, the “</w:t>
      </w:r>
      <w:r w:rsidR="00BB7804" w:rsidRPr="00BF490E">
        <w:rPr>
          <w:sz w:val="22"/>
          <w:szCs w:val="22"/>
          <w:u w:val="single"/>
        </w:rPr>
        <w:t>Existing Escrow Balance</w:t>
      </w:r>
      <w:r w:rsidR="00BB7804" w:rsidRPr="00BF490E">
        <w:rPr>
          <w:sz w:val="22"/>
          <w:szCs w:val="22"/>
        </w:rPr>
        <w:t xml:space="preserve">”). </w:t>
      </w:r>
      <w:r w:rsidR="002D46B7">
        <w:rPr>
          <w:sz w:val="22"/>
          <w:szCs w:val="22"/>
        </w:rPr>
        <w:t xml:space="preserve"> </w:t>
      </w:r>
      <w:r w:rsidR="00D6409F" w:rsidRPr="00BF490E">
        <w:rPr>
          <w:sz w:val="22"/>
          <w:szCs w:val="22"/>
        </w:rPr>
        <w:t>Notwithstanding anything to the contrary in the Lease</w:t>
      </w:r>
      <w:ins w:id="58" w:author="Cristina Padrino" w:date="2026-02-24T14:43:00Z" w16du:dateUtc="2026-02-24T19:43:00Z">
        <w:r w:rsidR="00A10AA7">
          <w:rPr>
            <w:sz w:val="22"/>
            <w:szCs w:val="22"/>
          </w:rPr>
          <w:t>, as amended,</w:t>
        </w:r>
      </w:ins>
      <w:r w:rsidR="00D6409F" w:rsidRPr="00BF490E">
        <w:rPr>
          <w:sz w:val="22"/>
          <w:szCs w:val="22"/>
        </w:rPr>
        <w:t xml:space="preserve"> or the Escrow Agreement</w:t>
      </w:r>
      <w:ins w:id="59" w:author="Cristina Padrino" w:date="2026-02-24T14:44:00Z" w16du:dateUtc="2026-02-24T19:44:00Z">
        <w:r w:rsidR="00A10AA7">
          <w:rPr>
            <w:sz w:val="22"/>
            <w:szCs w:val="22"/>
          </w:rPr>
          <w:t xml:space="preserve"> upon the </w:t>
        </w:r>
      </w:ins>
      <w:ins w:id="60" w:author="Cristina Padrino" w:date="2026-02-24T15:39:00Z" w16du:dateUtc="2026-02-24T20:39:00Z">
        <w:r w:rsidR="00341E1D">
          <w:rPr>
            <w:sz w:val="22"/>
            <w:szCs w:val="22"/>
          </w:rPr>
          <w:t>c</w:t>
        </w:r>
      </w:ins>
      <w:ins w:id="61" w:author="Cristina Padrino" w:date="2026-02-24T14:44:00Z" w16du:dateUtc="2026-02-24T19:44:00Z">
        <w:r w:rsidR="00A10AA7">
          <w:rPr>
            <w:sz w:val="22"/>
            <w:szCs w:val="22"/>
          </w:rPr>
          <w:t>losing and initial funding of the Construction Loan</w:t>
        </w:r>
      </w:ins>
      <w:r w:rsidR="00D6409F" w:rsidRPr="00BF490E">
        <w:rPr>
          <w:sz w:val="22"/>
          <w:szCs w:val="22"/>
        </w:rPr>
        <w:t xml:space="preserve"> </w:t>
      </w:r>
      <w:del w:id="62" w:author="Cristina Padrino" w:date="2026-02-24T14:43:00Z" w16du:dateUtc="2026-02-24T19:43:00Z">
        <w:r w:rsidR="00D6409F" w:rsidRPr="00BF490E" w:rsidDel="00A10AA7">
          <w:rPr>
            <w:sz w:val="22"/>
            <w:szCs w:val="22"/>
          </w:rPr>
          <w:delText>(including, without limitation, any requirement to make an additional construction security deposit of $1,000,000.00 or to increase, replenish, or maintain the Third Deposit and/or Escrowed Funds to $1,000,000.00),</w:delText>
        </w:r>
      </w:del>
      <w:r w:rsidR="00D6409F" w:rsidRPr="00BF490E">
        <w:rPr>
          <w:sz w:val="22"/>
          <w:szCs w:val="22"/>
        </w:rPr>
        <w:t xml:space="preserve"> (a) Tenant </w:t>
      </w:r>
      <w:del w:id="63" w:author="Cristina Padrino" w:date="2026-02-24T14:44:00Z" w16du:dateUtc="2026-02-24T19:44:00Z">
        <w:r w:rsidR="00D6409F" w:rsidRPr="00BF490E" w:rsidDel="00A10AA7">
          <w:rPr>
            <w:sz w:val="22"/>
            <w:szCs w:val="22"/>
          </w:rPr>
          <w:delText xml:space="preserve">will </w:delText>
        </w:r>
      </w:del>
      <w:ins w:id="64" w:author="Cristina Padrino" w:date="2026-02-24T14:44:00Z" w16du:dateUtc="2026-02-24T19:44:00Z">
        <w:r w:rsidR="00A10AA7">
          <w:rPr>
            <w:sz w:val="22"/>
            <w:szCs w:val="22"/>
          </w:rPr>
          <w:t xml:space="preserve">shall </w:t>
        </w:r>
      </w:ins>
      <w:r w:rsidR="00D6409F" w:rsidRPr="00BF490E">
        <w:rPr>
          <w:sz w:val="22"/>
          <w:szCs w:val="22"/>
        </w:rPr>
        <w:t xml:space="preserve">have no obligation to </w:t>
      </w:r>
      <w:del w:id="65" w:author="Cristina Padrino" w:date="2026-02-24T14:44:00Z" w16du:dateUtc="2026-02-24T19:44:00Z">
        <w:r w:rsidR="00D6409F" w:rsidRPr="00BF490E" w:rsidDel="00A10AA7">
          <w:rPr>
            <w:sz w:val="22"/>
            <w:szCs w:val="22"/>
          </w:rPr>
          <w:delText xml:space="preserve">make any additional deposits to the Escrowed Funds or to </w:delText>
        </w:r>
      </w:del>
      <w:r w:rsidR="00D6409F" w:rsidRPr="00BF490E">
        <w:rPr>
          <w:sz w:val="22"/>
          <w:szCs w:val="22"/>
        </w:rPr>
        <w:t xml:space="preserve">increase the Third Deposit </w:t>
      </w:r>
      <w:del w:id="66" w:author="Cristina Padrino" w:date="2026-02-24T14:44:00Z" w16du:dateUtc="2026-02-24T19:44:00Z">
        <w:r w:rsidR="00D6409F" w:rsidRPr="00BF490E" w:rsidDel="00A10AA7">
          <w:rPr>
            <w:sz w:val="22"/>
            <w:szCs w:val="22"/>
          </w:rPr>
          <w:delText xml:space="preserve">or Escrowed Funds </w:delText>
        </w:r>
      </w:del>
      <w:r w:rsidR="00D6409F" w:rsidRPr="00BF490E">
        <w:rPr>
          <w:sz w:val="22"/>
          <w:szCs w:val="22"/>
        </w:rPr>
        <w:t>to $1,000,000.00, and (b) the Existing Escrow Balance will be deemed to satisfy in full all escrow/security deposit funding requirements under the Lease and the Escrow Agreement.”</w:t>
      </w:r>
    </w:p>
    <w:p w14:paraId="09744206" w14:textId="77777777" w:rsidR="00D6409F" w:rsidRPr="00BF490E" w:rsidRDefault="00D6409F" w:rsidP="00BB7804">
      <w:pPr>
        <w:ind w:left="720"/>
        <w:jc w:val="both"/>
        <w:rPr>
          <w:sz w:val="22"/>
          <w:szCs w:val="22"/>
        </w:rPr>
      </w:pPr>
    </w:p>
    <w:p w14:paraId="693E37F3" w14:textId="03E3F61D" w:rsidR="00BF490E" w:rsidRPr="00BF490E" w:rsidDel="00A10AA7" w:rsidRDefault="007D489B" w:rsidP="00A10AA7">
      <w:pPr>
        <w:ind w:firstLine="720"/>
        <w:jc w:val="both"/>
        <w:rPr>
          <w:del w:id="67" w:author="Cristina Padrino" w:date="2026-02-24T14:45:00Z" w16du:dateUtc="2026-02-24T19:45:00Z"/>
          <w:sz w:val="22"/>
          <w:szCs w:val="22"/>
        </w:rPr>
      </w:pPr>
      <w:del w:id="68" w:author="Cristina Padrino" w:date="2026-02-24T14:49:00Z" w16du:dateUtc="2026-02-24T19:49:00Z">
        <w:r w:rsidRPr="00BF490E" w:rsidDel="006B5A4D">
          <w:rPr>
            <w:sz w:val="22"/>
            <w:szCs w:val="22"/>
          </w:rPr>
          <w:delText>3.</w:delText>
        </w:r>
        <w:r w:rsidRPr="00BF490E" w:rsidDel="006B5A4D">
          <w:rPr>
            <w:sz w:val="22"/>
            <w:szCs w:val="22"/>
          </w:rPr>
          <w:tab/>
        </w:r>
      </w:del>
      <w:del w:id="69" w:author="Cristina Padrino" w:date="2026-02-24T14:45:00Z" w16du:dateUtc="2026-02-24T19:45:00Z">
        <w:r w:rsidR="00BF490E" w:rsidRPr="00BF490E" w:rsidDel="00A10AA7">
          <w:rPr>
            <w:sz w:val="22"/>
            <w:szCs w:val="22"/>
            <w:u w:val="single"/>
          </w:rPr>
          <w:delText>Amendment to Section 3.2(c)(iv) of the Lease and Section 5 of the Escrow Agreement; Release of Existing Escrow Balance.</w:delText>
        </w:r>
        <w:r w:rsidRPr="00BF490E" w:rsidDel="00A10AA7">
          <w:rPr>
            <w:sz w:val="22"/>
            <w:szCs w:val="22"/>
          </w:rPr>
          <w:delText xml:space="preserve">  </w:delText>
        </w:r>
        <w:r w:rsidR="00BF490E" w:rsidRPr="00BF490E" w:rsidDel="00A10AA7">
          <w:rPr>
            <w:sz w:val="22"/>
            <w:szCs w:val="22"/>
          </w:rPr>
          <w:delText>Section 3.2(c)(iv) of the Lease is hereby amended by deleting subsections (2) and (3) thereof in their entirety and replacing them with the following:</w:delText>
        </w:r>
      </w:del>
    </w:p>
    <w:p w14:paraId="6799DB83" w14:textId="5B6560B8" w:rsidR="00BF490E" w:rsidRPr="00BF490E" w:rsidDel="00A10AA7" w:rsidRDefault="00BF490E" w:rsidP="00A10AA7">
      <w:pPr>
        <w:ind w:firstLine="720"/>
        <w:jc w:val="both"/>
        <w:rPr>
          <w:del w:id="70" w:author="Cristina Padrino" w:date="2026-02-24T14:45:00Z" w16du:dateUtc="2026-02-24T19:45:00Z"/>
          <w:sz w:val="22"/>
          <w:szCs w:val="22"/>
        </w:rPr>
      </w:pPr>
    </w:p>
    <w:p w14:paraId="7BD20E43" w14:textId="6550A961" w:rsidR="00BF490E" w:rsidRPr="00BF490E" w:rsidDel="00A10AA7" w:rsidRDefault="00BF490E" w:rsidP="00A10AA7">
      <w:pPr>
        <w:ind w:firstLine="720"/>
        <w:jc w:val="both"/>
        <w:rPr>
          <w:del w:id="71" w:author="Cristina Padrino" w:date="2026-02-24T14:45:00Z" w16du:dateUtc="2026-02-24T19:45:00Z"/>
          <w:sz w:val="22"/>
          <w:szCs w:val="22"/>
        </w:rPr>
      </w:pPr>
      <w:del w:id="72" w:author="Cristina Padrino" w:date="2026-02-24T14:45:00Z" w16du:dateUtc="2026-02-24T19:45:00Z">
        <w:r w:rsidRPr="00BF490E" w:rsidDel="00A10AA7">
          <w:rPr>
            <w:sz w:val="22"/>
            <w:szCs w:val="22"/>
          </w:rPr>
          <w:delText>“(2)</w:delText>
        </w:r>
        <w:r w:rsidR="007515B2" w:rsidDel="00A10AA7">
          <w:rPr>
            <w:sz w:val="22"/>
            <w:szCs w:val="22"/>
          </w:rPr>
          <w:tab/>
        </w:r>
        <w:r w:rsidRPr="00BF490E" w:rsidDel="00A10AA7">
          <w:rPr>
            <w:sz w:val="22"/>
            <w:szCs w:val="22"/>
          </w:rPr>
          <w:delText>The Existing Escrow Balance will be held in escrow until the construction lender under Tenant’s construction loan for the Project (the “</w:delText>
        </w:r>
        <w:r w:rsidRPr="002D46B7" w:rsidDel="00A10AA7">
          <w:rPr>
            <w:sz w:val="22"/>
            <w:szCs w:val="22"/>
            <w:u w:val="single"/>
          </w:rPr>
          <w:delText>Construction Lender</w:delText>
        </w:r>
        <w:r w:rsidRPr="00BF490E" w:rsidDel="00A10AA7">
          <w:rPr>
            <w:sz w:val="22"/>
            <w:szCs w:val="22"/>
          </w:rPr>
          <w:delText>”) has actually disbursed (whether to Tenant, to a title company or disbursing agent, to contractors or subcontractors, or otherwise for Tenant’s account) an aggregate of at least One Million Dollars ($1,000,000.00) of construction loan proceeds for the Project (the “</w:delText>
        </w:r>
        <w:r w:rsidRPr="00BF490E" w:rsidDel="00A10AA7">
          <w:rPr>
            <w:sz w:val="22"/>
            <w:szCs w:val="22"/>
            <w:u w:val="single"/>
          </w:rPr>
          <w:delText>Initial Construction Loan Disbursement</w:delText>
        </w:r>
        <w:r w:rsidRPr="00BF490E" w:rsidDel="00A10AA7">
          <w:rPr>
            <w:sz w:val="22"/>
            <w:szCs w:val="22"/>
          </w:rPr>
          <w:delText>”).</w:delText>
        </w:r>
      </w:del>
    </w:p>
    <w:p w14:paraId="18C70E48" w14:textId="627ED530" w:rsidR="00BF490E" w:rsidRPr="00BF490E" w:rsidDel="00A10AA7" w:rsidRDefault="00BF490E" w:rsidP="00A10AA7">
      <w:pPr>
        <w:ind w:firstLine="720"/>
        <w:jc w:val="both"/>
        <w:rPr>
          <w:del w:id="73" w:author="Cristina Padrino" w:date="2026-02-24T14:45:00Z" w16du:dateUtc="2026-02-24T19:45:00Z"/>
          <w:sz w:val="22"/>
          <w:szCs w:val="22"/>
        </w:rPr>
      </w:pPr>
    </w:p>
    <w:p w14:paraId="73CC2305" w14:textId="37299C26" w:rsidR="00BF490E" w:rsidRDefault="00BF490E" w:rsidP="00A10AA7">
      <w:pPr>
        <w:ind w:firstLine="720"/>
        <w:jc w:val="both"/>
        <w:rPr>
          <w:ins w:id="74" w:author="Cristina Padrino" w:date="2026-02-24T14:46:00Z" w16du:dateUtc="2026-02-24T19:46:00Z"/>
          <w:sz w:val="22"/>
          <w:szCs w:val="22"/>
        </w:rPr>
      </w:pPr>
      <w:del w:id="75" w:author="Cristina Padrino" w:date="2026-02-24T14:45:00Z" w16du:dateUtc="2026-02-24T19:45:00Z">
        <w:r w:rsidRPr="00BF490E" w:rsidDel="00A10AA7">
          <w:rPr>
            <w:sz w:val="22"/>
            <w:szCs w:val="22"/>
          </w:rPr>
          <w:delText xml:space="preserve">Within two (2) Business Days after Escrow Agent’s receipt of (A) Tenant’s written request for release and (B) customary draw/disbursement documentation evidencing the Initial Construction Loan Disbursement (which may include a lender or disbursing agent draw summary, disbursement statement, or </w:delText>
        </w:r>
        <w:r w:rsidRPr="00BF490E" w:rsidDel="00A10AA7">
          <w:rPr>
            <w:sz w:val="22"/>
            <w:szCs w:val="22"/>
          </w:rPr>
          <w:lastRenderedPageBreak/>
          <w:delText>written confirmation from the Construction Lender or its disbursing agent) (collectively, “</w:delText>
        </w:r>
        <w:r w:rsidRPr="00BF490E" w:rsidDel="00A10AA7">
          <w:rPr>
            <w:sz w:val="22"/>
            <w:szCs w:val="22"/>
            <w:u w:val="single"/>
          </w:rPr>
          <w:delText>Draw Evidence</w:delText>
        </w:r>
        <w:r w:rsidRPr="00BF490E" w:rsidDel="00A10AA7">
          <w:rPr>
            <w:sz w:val="22"/>
            <w:szCs w:val="22"/>
          </w:rPr>
          <w:delText>”), Escrow Agent will release to Tenant the entire Existing Escrow Balance, together with all accrued interest thereon. Landlord’s further consent will not be required for such release. Escrow Agent may rely on the Draw Evidence without investigation and will have no duty to verify the amounts disbursed or the application of proceeds</w:delText>
        </w:r>
        <w:r w:rsidR="007515B2" w:rsidRPr="007515B2" w:rsidDel="00A10AA7">
          <w:rPr>
            <w:sz w:val="22"/>
            <w:szCs w:val="22"/>
          </w:rPr>
          <w:delText>, and Escrow Agent will have no liability for any release made in good faith reliance on the Draw Evidence</w:delText>
        </w:r>
        <w:r w:rsidRPr="00BF490E" w:rsidDel="00A10AA7">
          <w:rPr>
            <w:sz w:val="22"/>
            <w:szCs w:val="22"/>
          </w:rPr>
          <w:delText>.”</w:delText>
        </w:r>
      </w:del>
    </w:p>
    <w:p w14:paraId="26E56CE1" w14:textId="77777777" w:rsidR="006B5A4D" w:rsidRDefault="006B5A4D" w:rsidP="00A10AA7">
      <w:pPr>
        <w:ind w:firstLine="720"/>
        <w:jc w:val="both"/>
        <w:rPr>
          <w:ins w:id="76" w:author="Cristina Padrino" w:date="2026-02-24T14:46:00Z" w16du:dateUtc="2026-02-24T19:46:00Z"/>
          <w:sz w:val="22"/>
          <w:szCs w:val="22"/>
        </w:rPr>
      </w:pPr>
    </w:p>
    <w:p w14:paraId="624796F0" w14:textId="7B656361" w:rsidR="006B5A4D" w:rsidRPr="00BF490E" w:rsidRDefault="00800F12" w:rsidP="00800F12">
      <w:pPr>
        <w:ind w:left="720"/>
        <w:jc w:val="both"/>
        <w:rPr>
          <w:sz w:val="22"/>
          <w:szCs w:val="22"/>
        </w:rPr>
      </w:pPr>
      <w:ins w:id="77" w:author="Cristina Padrino" w:date="2026-02-24T15:42:00Z" w16du:dateUtc="2026-02-24T20:42:00Z">
        <w:r>
          <w:rPr>
            <w:sz w:val="22"/>
            <w:szCs w:val="22"/>
          </w:rPr>
          <w:t>“</w:t>
        </w:r>
      </w:ins>
      <w:ins w:id="78" w:author="Cristina Padrino" w:date="2026-02-24T14:46:00Z" w16du:dateUtc="2026-02-24T19:46:00Z">
        <w:r w:rsidR="006B5A4D">
          <w:rPr>
            <w:sz w:val="22"/>
            <w:szCs w:val="22"/>
          </w:rPr>
          <w:t xml:space="preserve">The </w:t>
        </w:r>
      </w:ins>
      <w:ins w:id="79" w:author="Cristina Padrino" w:date="2026-02-24T15:40:00Z" w16du:dateUtc="2026-02-24T20:40:00Z">
        <w:r w:rsidR="00CF59B9">
          <w:rPr>
            <w:sz w:val="22"/>
            <w:szCs w:val="22"/>
          </w:rPr>
          <w:t>E</w:t>
        </w:r>
      </w:ins>
      <w:ins w:id="80" w:author="Cristina Padrino" w:date="2026-02-24T14:46:00Z" w16du:dateUtc="2026-02-24T19:46:00Z">
        <w:r w:rsidR="006B5A4D">
          <w:rPr>
            <w:sz w:val="22"/>
            <w:szCs w:val="22"/>
          </w:rPr>
          <w:t xml:space="preserve">scrowed </w:t>
        </w:r>
      </w:ins>
      <w:ins w:id="81" w:author="Cristina Padrino" w:date="2026-02-24T15:40:00Z" w16du:dateUtc="2026-02-24T20:40:00Z">
        <w:r w:rsidR="00CF59B9">
          <w:rPr>
            <w:sz w:val="22"/>
            <w:szCs w:val="22"/>
          </w:rPr>
          <w:t>F</w:t>
        </w:r>
      </w:ins>
      <w:ins w:id="82" w:author="Cristina Padrino" w:date="2026-02-24T14:46:00Z" w16du:dateUtc="2026-02-24T19:46:00Z">
        <w:r w:rsidR="006B5A4D">
          <w:rPr>
            <w:sz w:val="22"/>
            <w:szCs w:val="22"/>
          </w:rPr>
          <w:t>unds shall remain in escrow wit</w:t>
        </w:r>
      </w:ins>
      <w:ins w:id="83" w:author="Cristina Padrino" w:date="2026-02-24T14:47:00Z" w16du:dateUtc="2026-02-24T19:47:00Z">
        <w:r w:rsidR="006B5A4D">
          <w:rPr>
            <w:sz w:val="22"/>
            <w:szCs w:val="22"/>
          </w:rPr>
          <w:t>h</w:t>
        </w:r>
      </w:ins>
      <w:ins w:id="84" w:author="Cristina Padrino" w:date="2026-02-24T14:46:00Z" w16du:dateUtc="2026-02-24T19:46:00Z">
        <w:r w:rsidR="006B5A4D">
          <w:rPr>
            <w:sz w:val="22"/>
            <w:szCs w:val="22"/>
          </w:rPr>
          <w:t xml:space="preserve"> the </w:t>
        </w:r>
      </w:ins>
      <w:ins w:id="85" w:author="Cristina Padrino" w:date="2026-02-24T14:47:00Z" w16du:dateUtc="2026-02-24T19:47:00Z">
        <w:r w:rsidR="006B5A4D">
          <w:rPr>
            <w:sz w:val="22"/>
            <w:szCs w:val="22"/>
          </w:rPr>
          <w:t xml:space="preserve">Escrow Agent until the completion of construction </w:t>
        </w:r>
      </w:ins>
      <w:ins w:id="86" w:author="Cristina Padrino" w:date="2026-02-24T14:48:00Z" w16du:dateUtc="2026-02-24T19:48:00Z">
        <w:r w:rsidR="006B5A4D">
          <w:rPr>
            <w:sz w:val="22"/>
            <w:szCs w:val="22"/>
          </w:rPr>
          <w:t xml:space="preserve">and the earlier of (i) 6 months after a </w:t>
        </w:r>
      </w:ins>
      <w:ins w:id="87" w:author="Cristina Padrino" w:date="2026-02-24T15:40:00Z" w16du:dateUtc="2026-02-24T20:40:00Z">
        <w:r w:rsidR="00CF59B9">
          <w:rPr>
            <w:sz w:val="22"/>
            <w:szCs w:val="22"/>
          </w:rPr>
          <w:t>T</w:t>
        </w:r>
      </w:ins>
      <w:ins w:id="88" w:author="Cristina Padrino" w:date="2026-02-24T14:48:00Z" w16du:dateUtc="2026-02-24T19:48:00Z">
        <w:r w:rsidR="006B5A4D">
          <w:rPr>
            <w:sz w:val="22"/>
            <w:szCs w:val="22"/>
          </w:rPr>
          <w:t xml:space="preserve">emporary </w:t>
        </w:r>
      </w:ins>
      <w:ins w:id="89" w:author="Cristina Padrino" w:date="2026-02-24T15:40:00Z" w16du:dateUtc="2026-02-24T20:40:00Z">
        <w:r w:rsidR="00CF59B9">
          <w:rPr>
            <w:sz w:val="22"/>
            <w:szCs w:val="22"/>
          </w:rPr>
          <w:t>C</w:t>
        </w:r>
      </w:ins>
      <w:ins w:id="90" w:author="Cristina Padrino" w:date="2026-02-24T14:48:00Z" w16du:dateUtc="2026-02-24T19:48:00Z">
        <w:r w:rsidR="006B5A4D">
          <w:rPr>
            <w:sz w:val="22"/>
            <w:szCs w:val="22"/>
          </w:rPr>
          <w:t xml:space="preserve">ertificate of </w:t>
        </w:r>
      </w:ins>
      <w:ins w:id="91" w:author="Cristina Padrino" w:date="2026-02-24T15:40:00Z" w16du:dateUtc="2026-02-24T20:40:00Z">
        <w:r w:rsidR="00CF59B9">
          <w:rPr>
            <w:sz w:val="22"/>
            <w:szCs w:val="22"/>
          </w:rPr>
          <w:t>C</w:t>
        </w:r>
      </w:ins>
      <w:ins w:id="92" w:author="Cristina Padrino" w:date="2026-02-24T14:48:00Z" w16du:dateUtc="2026-02-24T19:48:00Z">
        <w:r w:rsidR="006B5A4D">
          <w:rPr>
            <w:sz w:val="22"/>
            <w:szCs w:val="22"/>
          </w:rPr>
          <w:t>ompletion/</w:t>
        </w:r>
      </w:ins>
      <w:ins w:id="93" w:author="Cristina Padrino" w:date="2026-02-24T15:40:00Z" w16du:dateUtc="2026-02-24T20:40:00Z">
        <w:r w:rsidR="00CF59B9">
          <w:rPr>
            <w:sz w:val="22"/>
            <w:szCs w:val="22"/>
          </w:rPr>
          <w:t>O</w:t>
        </w:r>
      </w:ins>
      <w:ins w:id="94" w:author="Cristina Padrino" w:date="2026-02-24T14:48:00Z" w16du:dateUtc="2026-02-24T19:48:00Z">
        <w:r w:rsidR="006B5A4D">
          <w:rPr>
            <w:sz w:val="22"/>
            <w:szCs w:val="22"/>
          </w:rPr>
          <w:t>ccupancy</w:t>
        </w:r>
      </w:ins>
      <w:ins w:id="95" w:author="Cristina Padrino" w:date="2026-02-24T14:49:00Z" w16du:dateUtc="2026-02-24T19:49:00Z">
        <w:r w:rsidR="006B5A4D">
          <w:rPr>
            <w:sz w:val="22"/>
            <w:szCs w:val="22"/>
          </w:rPr>
          <w:t xml:space="preserve"> has been issued by the City of South Miami; or (ii) Tenant has obtained </w:t>
        </w:r>
      </w:ins>
      <w:ins w:id="96" w:author="Cristina Padrino" w:date="2026-02-24T14:50:00Z" w16du:dateUtc="2026-02-24T19:50:00Z">
        <w:r w:rsidR="006B5A4D">
          <w:rPr>
            <w:sz w:val="22"/>
            <w:szCs w:val="22"/>
          </w:rPr>
          <w:t xml:space="preserve">and received funding of </w:t>
        </w:r>
      </w:ins>
      <w:ins w:id="97" w:author="Cristina Padrino" w:date="2026-02-24T15:41:00Z" w16du:dateUtc="2026-02-24T20:41:00Z">
        <w:r w:rsidR="00CF59B9">
          <w:rPr>
            <w:sz w:val="22"/>
            <w:szCs w:val="22"/>
          </w:rPr>
          <w:t>permanent</w:t>
        </w:r>
      </w:ins>
      <w:ins w:id="98" w:author="Cristina Padrino" w:date="2026-02-24T14:50:00Z" w16du:dateUtc="2026-02-24T19:50:00Z">
        <w:r w:rsidR="006B5A4D">
          <w:rPr>
            <w:sz w:val="22"/>
            <w:szCs w:val="22"/>
          </w:rPr>
          <w:t xml:space="preserve"> financing on the </w:t>
        </w:r>
      </w:ins>
      <w:ins w:id="99" w:author="Cristina Padrino" w:date="2026-02-24T15:41:00Z" w16du:dateUtc="2026-02-24T20:41:00Z">
        <w:r w:rsidR="00E67171">
          <w:rPr>
            <w:sz w:val="22"/>
            <w:szCs w:val="22"/>
          </w:rPr>
          <w:t>I</w:t>
        </w:r>
      </w:ins>
      <w:ins w:id="100" w:author="Cristina Padrino" w:date="2026-02-24T14:50:00Z" w16du:dateUtc="2026-02-24T19:50:00Z">
        <w:r w:rsidR="006B5A4D">
          <w:rPr>
            <w:sz w:val="22"/>
            <w:szCs w:val="22"/>
          </w:rPr>
          <w:t>mprovements.</w:t>
        </w:r>
      </w:ins>
      <w:ins w:id="101" w:author="Cristina Padrino" w:date="2026-02-24T15:42:00Z" w16du:dateUtc="2026-02-24T20:42:00Z">
        <w:r>
          <w:rPr>
            <w:sz w:val="22"/>
            <w:szCs w:val="22"/>
          </w:rPr>
          <w:t>”</w:t>
        </w:r>
      </w:ins>
      <w:ins w:id="102" w:author="Cristina Padrino" w:date="2026-02-24T14:49:00Z" w16du:dateUtc="2026-02-24T19:49:00Z">
        <w:r w:rsidR="006B5A4D">
          <w:rPr>
            <w:sz w:val="22"/>
            <w:szCs w:val="22"/>
          </w:rPr>
          <w:t xml:space="preserve"> </w:t>
        </w:r>
      </w:ins>
    </w:p>
    <w:p w14:paraId="39E0C1F9" w14:textId="77777777" w:rsidR="00BF490E" w:rsidRDefault="00BF490E" w:rsidP="00BF490E">
      <w:pPr>
        <w:ind w:left="720"/>
        <w:jc w:val="both"/>
        <w:rPr>
          <w:sz w:val="22"/>
          <w:szCs w:val="22"/>
        </w:rPr>
      </w:pPr>
    </w:p>
    <w:p w14:paraId="65024FA7" w14:textId="295C8D7D" w:rsidR="007515B2" w:rsidRDefault="00CF59B9" w:rsidP="00CF59B9">
      <w:pPr>
        <w:ind w:firstLine="720"/>
        <w:jc w:val="both"/>
        <w:rPr>
          <w:sz w:val="22"/>
          <w:szCs w:val="22"/>
        </w:rPr>
      </w:pPr>
      <w:ins w:id="103" w:author="Cristina Padrino" w:date="2026-02-24T15:40:00Z" w16du:dateUtc="2026-02-24T20:40:00Z">
        <w:r>
          <w:rPr>
            <w:sz w:val="22"/>
            <w:szCs w:val="22"/>
          </w:rPr>
          <w:t>4.</w:t>
        </w:r>
      </w:ins>
      <w:del w:id="104" w:author="Cristina Padrino" w:date="2026-02-24T15:40:00Z" w16du:dateUtc="2026-02-24T20:40:00Z">
        <w:r w:rsidR="007515B2" w:rsidRPr="007515B2" w:rsidDel="00CF59B9">
          <w:rPr>
            <w:sz w:val="22"/>
            <w:szCs w:val="22"/>
          </w:rPr>
          <w:delText>(3)</w:delText>
        </w:r>
        <w:r w:rsidR="007515B2" w:rsidDel="00CF59B9">
          <w:rPr>
            <w:sz w:val="22"/>
            <w:szCs w:val="22"/>
          </w:rPr>
          <w:tab/>
        </w:r>
      </w:del>
      <w:r w:rsidR="007515B2" w:rsidRPr="007515B2">
        <w:rPr>
          <w:sz w:val="22"/>
          <w:szCs w:val="22"/>
        </w:rPr>
        <w:t>Section 5 of the Escrow Agreement is hereby amended and restated to be consistent with the foregoing release process and timing, and in the event of any conflict between the Lease (as amended hereby) and the Escrow Agreement, the Lease (as amended hereby) will control. Upon release of the Existing Escrow Balance in accordance with this Section 3, Escrow Agent will have no further duties with respect to the Escrowed Funds except to provide a final accounting to the parties and comply with any applicable tax reporting obligations.</w:t>
      </w:r>
      <w:r w:rsidR="007515B2">
        <w:rPr>
          <w:sz w:val="22"/>
          <w:szCs w:val="22"/>
        </w:rPr>
        <w:t>”</w:t>
      </w:r>
    </w:p>
    <w:p w14:paraId="0B4B73A5" w14:textId="77777777" w:rsidR="007515B2" w:rsidRPr="00BF490E" w:rsidRDefault="007515B2" w:rsidP="00BF490E">
      <w:pPr>
        <w:ind w:left="720"/>
        <w:jc w:val="both"/>
        <w:rPr>
          <w:sz w:val="22"/>
          <w:szCs w:val="22"/>
        </w:rPr>
      </w:pPr>
    </w:p>
    <w:p w14:paraId="726BD490" w14:textId="4E1E516E" w:rsidR="00672613" w:rsidRPr="006F4C64" w:rsidRDefault="007D489B" w:rsidP="00EF78EE">
      <w:pPr>
        <w:ind w:firstLine="720"/>
        <w:jc w:val="both"/>
        <w:rPr>
          <w:sz w:val="22"/>
          <w:szCs w:val="22"/>
          <w:u w:val="single"/>
        </w:rPr>
      </w:pPr>
      <w:del w:id="105" w:author="Cristina Padrino" w:date="2026-02-24T14:51:00Z" w16du:dateUtc="2026-02-24T19:51:00Z">
        <w:r w:rsidDel="006B5A4D">
          <w:rPr>
            <w:sz w:val="22"/>
            <w:szCs w:val="22"/>
          </w:rPr>
          <w:delText>4</w:delText>
        </w:r>
      </w:del>
      <w:ins w:id="106" w:author="Cristina Padrino" w:date="2026-02-24T14:51:00Z" w16du:dateUtc="2026-02-24T19:51:00Z">
        <w:r w:rsidR="006B5A4D">
          <w:rPr>
            <w:sz w:val="22"/>
            <w:szCs w:val="22"/>
          </w:rPr>
          <w:t>5</w:t>
        </w:r>
      </w:ins>
      <w:r w:rsidR="00672613">
        <w:rPr>
          <w:sz w:val="22"/>
          <w:szCs w:val="22"/>
        </w:rPr>
        <w:t>.</w:t>
      </w:r>
      <w:r w:rsidR="00672613">
        <w:rPr>
          <w:sz w:val="22"/>
          <w:szCs w:val="22"/>
        </w:rPr>
        <w:tab/>
      </w:r>
      <w:r w:rsidR="00672613" w:rsidRPr="006F4C64">
        <w:rPr>
          <w:sz w:val="22"/>
          <w:szCs w:val="22"/>
        </w:rPr>
        <w:t xml:space="preserve">Except as amended hereby, the remaining portions of the Lease </w:t>
      </w:r>
      <w:r w:rsidR="000E5EE0">
        <w:rPr>
          <w:sz w:val="22"/>
          <w:szCs w:val="22"/>
        </w:rPr>
        <w:t xml:space="preserve">and the Escrow Agreement </w:t>
      </w:r>
      <w:r w:rsidR="00672613" w:rsidRPr="006F4C64">
        <w:rPr>
          <w:sz w:val="22"/>
          <w:szCs w:val="22"/>
        </w:rPr>
        <w:t xml:space="preserve">shall continue in full force and effect and are hereby ratified and confirmed.  This Amendment is binding upon the parties hereto, their successors and assigns. In the event of a conflict between the Lease </w:t>
      </w:r>
      <w:r w:rsidR="000E5EE0">
        <w:rPr>
          <w:sz w:val="22"/>
          <w:szCs w:val="22"/>
        </w:rPr>
        <w:t xml:space="preserve">or the Escrow Agreement </w:t>
      </w:r>
      <w:r w:rsidR="00672613" w:rsidRPr="006F4C64">
        <w:rPr>
          <w:sz w:val="22"/>
          <w:szCs w:val="22"/>
        </w:rPr>
        <w:t>and this Amendment, this Amendment shall control.</w:t>
      </w:r>
    </w:p>
    <w:p w14:paraId="2DC67D51" w14:textId="77777777" w:rsidR="00672613" w:rsidRPr="006F4C64" w:rsidRDefault="00672613" w:rsidP="00672613">
      <w:pPr>
        <w:ind w:left="720"/>
        <w:jc w:val="both"/>
        <w:rPr>
          <w:sz w:val="22"/>
          <w:szCs w:val="22"/>
          <w:u w:val="single"/>
        </w:rPr>
      </w:pPr>
    </w:p>
    <w:p w14:paraId="32C26092" w14:textId="4346C264" w:rsidR="00672613" w:rsidRPr="006F4C64" w:rsidRDefault="007D489B" w:rsidP="00EF78EE">
      <w:pPr>
        <w:ind w:firstLine="720"/>
        <w:jc w:val="both"/>
        <w:rPr>
          <w:sz w:val="22"/>
          <w:szCs w:val="22"/>
          <w:u w:val="single"/>
        </w:rPr>
      </w:pPr>
      <w:del w:id="107" w:author="Cristina Padrino" w:date="2026-02-24T14:51:00Z" w16du:dateUtc="2026-02-24T19:51:00Z">
        <w:r w:rsidDel="006B5A4D">
          <w:rPr>
            <w:sz w:val="22"/>
            <w:szCs w:val="22"/>
          </w:rPr>
          <w:delText>5</w:delText>
        </w:r>
      </w:del>
      <w:ins w:id="108" w:author="Cristina Padrino" w:date="2026-02-24T14:51:00Z" w16du:dateUtc="2026-02-24T19:51:00Z">
        <w:r w:rsidR="006B5A4D">
          <w:rPr>
            <w:sz w:val="22"/>
            <w:szCs w:val="22"/>
          </w:rPr>
          <w:t>6</w:t>
        </w:r>
      </w:ins>
      <w:r w:rsidR="00672613">
        <w:rPr>
          <w:sz w:val="22"/>
          <w:szCs w:val="22"/>
        </w:rPr>
        <w:t>.</w:t>
      </w:r>
      <w:r w:rsidR="00672613">
        <w:rPr>
          <w:sz w:val="22"/>
          <w:szCs w:val="22"/>
        </w:rPr>
        <w:tab/>
      </w:r>
      <w:r w:rsidR="00672613" w:rsidRPr="006F4C64">
        <w:rPr>
          <w:sz w:val="22"/>
          <w:szCs w:val="22"/>
        </w:rPr>
        <w:t xml:space="preserve">Tenant and Landlord represent and warrant to each other that neither has had any contacts or engaged in any actions with any broker, which would give rise to any claim from any broker in connection with the negotiation or execution of this Amendment.  Tenant and Landlord hereby indemnify each other from and against </w:t>
      </w:r>
      <w:proofErr w:type="gramStart"/>
      <w:r w:rsidR="00672613" w:rsidRPr="006F4C64">
        <w:rPr>
          <w:sz w:val="22"/>
          <w:szCs w:val="22"/>
        </w:rPr>
        <w:t>any and all</w:t>
      </w:r>
      <w:proofErr w:type="gramEnd"/>
      <w:r w:rsidR="00672613" w:rsidRPr="006F4C64">
        <w:rPr>
          <w:sz w:val="22"/>
          <w:szCs w:val="22"/>
        </w:rPr>
        <w:t xml:space="preserve"> claims for brokers’ commissions relating to the negotiation or execution of this </w:t>
      </w:r>
      <w:r>
        <w:rPr>
          <w:sz w:val="22"/>
          <w:szCs w:val="22"/>
        </w:rPr>
        <w:t>Amendment</w:t>
      </w:r>
      <w:r w:rsidR="00672613" w:rsidRPr="006F4C64">
        <w:rPr>
          <w:sz w:val="22"/>
          <w:szCs w:val="22"/>
        </w:rPr>
        <w:t xml:space="preserve"> and alleged to be due because of an agreement of the indemnifying party.</w:t>
      </w:r>
    </w:p>
    <w:p w14:paraId="65FF9A34" w14:textId="77777777" w:rsidR="00672613" w:rsidRPr="006F4C64" w:rsidRDefault="00672613" w:rsidP="00672613">
      <w:pPr>
        <w:ind w:left="720"/>
        <w:jc w:val="both"/>
        <w:rPr>
          <w:sz w:val="22"/>
          <w:szCs w:val="22"/>
          <w:u w:val="single"/>
        </w:rPr>
      </w:pPr>
    </w:p>
    <w:p w14:paraId="19CB9C94" w14:textId="52045D4D" w:rsidR="00672613" w:rsidRPr="006F4C64" w:rsidRDefault="007D489B" w:rsidP="00EF78EE">
      <w:pPr>
        <w:ind w:firstLine="720"/>
        <w:jc w:val="both"/>
        <w:rPr>
          <w:sz w:val="22"/>
          <w:szCs w:val="22"/>
          <w:u w:val="single"/>
        </w:rPr>
      </w:pPr>
      <w:del w:id="109" w:author="Cristina Padrino" w:date="2026-02-24T14:51:00Z" w16du:dateUtc="2026-02-24T19:51:00Z">
        <w:r w:rsidDel="006B5A4D">
          <w:rPr>
            <w:sz w:val="22"/>
            <w:szCs w:val="22"/>
          </w:rPr>
          <w:delText>6</w:delText>
        </w:r>
      </w:del>
      <w:ins w:id="110" w:author="Cristina Padrino" w:date="2026-02-24T14:51:00Z" w16du:dateUtc="2026-02-24T19:51:00Z">
        <w:r w:rsidR="006B5A4D">
          <w:rPr>
            <w:sz w:val="22"/>
            <w:szCs w:val="22"/>
          </w:rPr>
          <w:t>7</w:t>
        </w:r>
      </w:ins>
      <w:r>
        <w:rPr>
          <w:sz w:val="22"/>
          <w:szCs w:val="22"/>
        </w:rPr>
        <w:t>.</w:t>
      </w:r>
      <w:r w:rsidR="00672613">
        <w:rPr>
          <w:sz w:val="22"/>
          <w:szCs w:val="22"/>
        </w:rPr>
        <w:tab/>
      </w:r>
      <w:r w:rsidR="00672613" w:rsidRPr="006F4C64">
        <w:rPr>
          <w:sz w:val="22"/>
          <w:szCs w:val="22"/>
        </w:rPr>
        <w:t>All terms capitalized but not defined herein shall have the same meaning ascribed to such terms in the Lease.</w:t>
      </w:r>
    </w:p>
    <w:p w14:paraId="33428B85" w14:textId="77777777" w:rsidR="00672613" w:rsidRPr="006F4C64" w:rsidRDefault="00672613" w:rsidP="00672613">
      <w:pPr>
        <w:ind w:left="720"/>
        <w:jc w:val="both"/>
        <w:rPr>
          <w:sz w:val="22"/>
          <w:szCs w:val="22"/>
          <w:u w:val="single"/>
        </w:rPr>
      </w:pPr>
    </w:p>
    <w:p w14:paraId="1AEF382C" w14:textId="576C76FD" w:rsidR="00672613" w:rsidRPr="0051349F" w:rsidRDefault="007D489B" w:rsidP="00EF78EE">
      <w:pPr>
        <w:ind w:firstLine="720"/>
        <w:jc w:val="both"/>
        <w:rPr>
          <w:sz w:val="22"/>
          <w:szCs w:val="22"/>
          <w:u w:val="single"/>
        </w:rPr>
      </w:pPr>
      <w:del w:id="111" w:author="Cristina Padrino" w:date="2026-02-24T14:51:00Z" w16du:dateUtc="2026-02-24T19:51:00Z">
        <w:r w:rsidDel="006B5A4D">
          <w:rPr>
            <w:sz w:val="22"/>
            <w:szCs w:val="22"/>
          </w:rPr>
          <w:delText>7</w:delText>
        </w:r>
      </w:del>
      <w:ins w:id="112" w:author="Cristina Padrino" w:date="2026-02-24T14:51:00Z" w16du:dateUtc="2026-02-24T19:51:00Z">
        <w:r w:rsidR="006B5A4D">
          <w:rPr>
            <w:sz w:val="22"/>
            <w:szCs w:val="22"/>
          </w:rPr>
          <w:t>8</w:t>
        </w:r>
      </w:ins>
      <w:r>
        <w:rPr>
          <w:sz w:val="22"/>
          <w:szCs w:val="22"/>
        </w:rPr>
        <w:t>.</w:t>
      </w:r>
      <w:r w:rsidR="00672613">
        <w:rPr>
          <w:sz w:val="22"/>
          <w:szCs w:val="22"/>
        </w:rPr>
        <w:tab/>
      </w:r>
      <w:r w:rsidR="00672613" w:rsidRPr="006F4C64">
        <w:rPr>
          <w:sz w:val="22"/>
          <w:szCs w:val="22"/>
        </w:rPr>
        <w:t>This Amendment shall be governed by and construed under the laws of the State of Florida.</w:t>
      </w:r>
    </w:p>
    <w:p w14:paraId="664AB511" w14:textId="77777777" w:rsidR="00672613" w:rsidRPr="00E97DCB" w:rsidRDefault="00672613" w:rsidP="00672613">
      <w:pPr>
        <w:pStyle w:val="ListParagraph"/>
        <w:rPr>
          <w:sz w:val="22"/>
          <w:szCs w:val="22"/>
        </w:rPr>
      </w:pPr>
    </w:p>
    <w:p w14:paraId="5B113925" w14:textId="117CD09D" w:rsidR="00672613" w:rsidRDefault="007D489B" w:rsidP="00EF78EE">
      <w:pPr>
        <w:ind w:firstLine="720"/>
        <w:jc w:val="both"/>
        <w:rPr>
          <w:sz w:val="22"/>
          <w:szCs w:val="22"/>
        </w:rPr>
      </w:pPr>
      <w:del w:id="113" w:author="Cristina Padrino" w:date="2026-02-24T14:51:00Z" w16du:dateUtc="2026-02-24T19:51:00Z">
        <w:r w:rsidDel="006B5A4D">
          <w:rPr>
            <w:sz w:val="22"/>
            <w:szCs w:val="22"/>
          </w:rPr>
          <w:delText>8</w:delText>
        </w:r>
      </w:del>
      <w:ins w:id="114" w:author="Cristina Padrino" w:date="2026-02-24T14:51:00Z" w16du:dateUtc="2026-02-24T19:51:00Z">
        <w:r w:rsidR="006B5A4D">
          <w:rPr>
            <w:sz w:val="22"/>
            <w:szCs w:val="22"/>
          </w:rPr>
          <w:t>9</w:t>
        </w:r>
      </w:ins>
      <w:r w:rsidR="00672613">
        <w:rPr>
          <w:sz w:val="22"/>
          <w:szCs w:val="22"/>
        </w:rPr>
        <w:t>.</w:t>
      </w:r>
      <w:r w:rsidR="00672613">
        <w:rPr>
          <w:sz w:val="22"/>
          <w:szCs w:val="22"/>
        </w:rPr>
        <w:tab/>
      </w:r>
      <w:r w:rsidR="00672613" w:rsidRPr="00E97DCB">
        <w:rPr>
          <w:sz w:val="22"/>
          <w:szCs w:val="22"/>
        </w:rPr>
        <w:t xml:space="preserve">This Amendment may be executed in several counterparts, each of which shall be deemed </w:t>
      </w:r>
      <w:proofErr w:type="gramStart"/>
      <w:r w:rsidR="00672613" w:rsidRPr="00E97DCB">
        <w:rPr>
          <w:sz w:val="22"/>
          <w:szCs w:val="22"/>
        </w:rPr>
        <w:t>an original</w:t>
      </w:r>
      <w:proofErr w:type="gramEnd"/>
      <w:r w:rsidR="00672613" w:rsidRPr="00E97DCB">
        <w:rPr>
          <w:sz w:val="22"/>
          <w:szCs w:val="22"/>
        </w:rPr>
        <w:t>, but all constituting only one agreement.</w:t>
      </w:r>
    </w:p>
    <w:p w14:paraId="188811D6" w14:textId="77777777" w:rsidR="00E75E84" w:rsidRDefault="00E75E84" w:rsidP="00EF78EE">
      <w:pPr>
        <w:ind w:firstLine="720"/>
        <w:jc w:val="both"/>
        <w:rPr>
          <w:sz w:val="22"/>
          <w:szCs w:val="22"/>
        </w:rPr>
      </w:pPr>
    </w:p>
    <w:p w14:paraId="3ECA36D4" w14:textId="77777777" w:rsidR="00672613" w:rsidRDefault="00672613" w:rsidP="00672613">
      <w:pPr>
        <w:pStyle w:val="ListParagraph"/>
        <w:rPr>
          <w:sz w:val="22"/>
          <w:szCs w:val="22"/>
        </w:rPr>
      </w:pPr>
    </w:p>
    <w:p w14:paraId="6EA63C8D" w14:textId="77777777" w:rsidR="00672613" w:rsidRDefault="00672613" w:rsidP="00672613">
      <w:pPr>
        <w:jc w:val="center"/>
        <w:rPr>
          <w:b/>
          <w:sz w:val="22"/>
          <w:szCs w:val="22"/>
        </w:rPr>
        <w:sectPr w:rsidR="00672613" w:rsidSect="00672613">
          <w:footerReference w:type="even" r:id="rId10"/>
          <w:footerReference w:type="default" r:id="rId11"/>
          <w:headerReference w:type="first" r:id="rId12"/>
          <w:pgSz w:w="12240" w:h="15840"/>
          <w:pgMar w:top="1440" w:right="1440" w:bottom="1440" w:left="1440" w:header="720" w:footer="720" w:gutter="0"/>
          <w:cols w:space="720"/>
          <w:titlePg/>
          <w:docGrid w:linePitch="360"/>
        </w:sectPr>
      </w:pPr>
      <w:r w:rsidRPr="00667CA5">
        <w:rPr>
          <w:b/>
          <w:sz w:val="22"/>
          <w:szCs w:val="22"/>
        </w:rPr>
        <w:t>[SIGNATURES ON FOLLOWING PAGES]</w:t>
      </w:r>
    </w:p>
    <w:p w14:paraId="7D9B417F" w14:textId="77777777" w:rsidR="000E5EE0" w:rsidRDefault="00672613" w:rsidP="00672613">
      <w:pPr>
        <w:autoSpaceDE w:val="0"/>
        <w:autoSpaceDN w:val="0"/>
        <w:adjustRightInd w:val="0"/>
        <w:ind w:firstLine="720"/>
        <w:jc w:val="both"/>
        <w:rPr>
          <w:sz w:val="22"/>
          <w:szCs w:val="22"/>
        </w:rPr>
      </w:pPr>
      <w:r w:rsidRPr="006F4C64">
        <w:rPr>
          <w:sz w:val="22"/>
          <w:szCs w:val="22"/>
        </w:rPr>
        <w:lastRenderedPageBreak/>
        <w:t>IN WITNESS WHEREOF, the parties have executed this Amendment as of the date first above written.</w:t>
      </w:r>
    </w:p>
    <w:p w14:paraId="66935C69" w14:textId="77777777" w:rsidR="00672613" w:rsidRPr="006F4C64" w:rsidRDefault="00672613" w:rsidP="00672613">
      <w:pPr>
        <w:autoSpaceDE w:val="0"/>
        <w:autoSpaceDN w:val="0"/>
        <w:adjustRightInd w:val="0"/>
        <w:jc w:val="both"/>
        <w:rPr>
          <w:b/>
          <w:bCs/>
          <w:sz w:val="22"/>
          <w:szCs w:val="22"/>
        </w:rPr>
      </w:pPr>
    </w:p>
    <w:tbl>
      <w:tblPr>
        <w:tblW w:w="9468" w:type="dxa"/>
        <w:tblLayout w:type="fixed"/>
        <w:tblLook w:val="0000" w:firstRow="0" w:lastRow="0" w:firstColumn="0" w:lastColumn="0" w:noHBand="0" w:noVBand="0"/>
      </w:tblPr>
      <w:tblGrid>
        <w:gridCol w:w="4734"/>
        <w:gridCol w:w="4734"/>
      </w:tblGrid>
      <w:tr w:rsidR="00672613" w14:paraId="16F4F0BF" w14:textId="77777777" w:rsidTr="00F7123A">
        <w:tc>
          <w:tcPr>
            <w:tcW w:w="4734" w:type="dxa"/>
          </w:tcPr>
          <w:p w14:paraId="3E4D02E2" w14:textId="77777777" w:rsidR="00672613" w:rsidRDefault="00672613" w:rsidP="00F7123A">
            <w:pPr>
              <w:tabs>
                <w:tab w:val="right" w:pos="4320"/>
              </w:tabs>
              <w:jc w:val="both"/>
              <w:rPr>
                <w:spacing w:val="-2"/>
                <w:sz w:val="22"/>
                <w:szCs w:val="22"/>
              </w:rPr>
            </w:pPr>
            <w:r w:rsidRPr="006F4C64">
              <w:rPr>
                <w:spacing w:val="-2"/>
                <w:sz w:val="22"/>
                <w:szCs w:val="22"/>
              </w:rPr>
              <w:t>LANDLORD:</w:t>
            </w:r>
          </w:p>
          <w:p w14:paraId="2B7470AB" w14:textId="77777777" w:rsidR="00672613" w:rsidRPr="006F4C64" w:rsidRDefault="00672613" w:rsidP="00F7123A">
            <w:pPr>
              <w:tabs>
                <w:tab w:val="right" w:pos="4320"/>
              </w:tabs>
              <w:jc w:val="both"/>
              <w:rPr>
                <w:spacing w:val="-2"/>
                <w:sz w:val="22"/>
                <w:szCs w:val="22"/>
              </w:rPr>
            </w:pPr>
          </w:p>
          <w:p w14:paraId="2D131E6C" w14:textId="77777777" w:rsidR="00672613" w:rsidRPr="006F4C64" w:rsidRDefault="00672613" w:rsidP="00F7123A">
            <w:pPr>
              <w:tabs>
                <w:tab w:val="right" w:pos="4320"/>
              </w:tabs>
              <w:jc w:val="both"/>
              <w:rPr>
                <w:b/>
                <w:spacing w:val="-2"/>
                <w:sz w:val="22"/>
                <w:szCs w:val="22"/>
              </w:rPr>
            </w:pPr>
            <w:r>
              <w:rPr>
                <w:b/>
                <w:spacing w:val="-2"/>
                <w:sz w:val="22"/>
                <w:szCs w:val="22"/>
              </w:rPr>
              <w:t>SUNSET-MIAMI INVESTMENTS, INC</w:t>
            </w:r>
            <w:r w:rsidRPr="005266B6">
              <w:rPr>
                <w:bCs/>
                <w:spacing w:val="-2"/>
                <w:sz w:val="22"/>
                <w:szCs w:val="22"/>
              </w:rPr>
              <w:t xml:space="preserve">., </w:t>
            </w:r>
          </w:p>
          <w:p w14:paraId="5182E7F4" w14:textId="77777777" w:rsidR="00672613" w:rsidRPr="006F4C64" w:rsidRDefault="00672613" w:rsidP="00F7123A">
            <w:pPr>
              <w:tabs>
                <w:tab w:val="right" w:pos="4320"/>
              </w:tabs>
              <w:jc w:val="both"/>
              <w:rPr>
                <w:spacing w:val="-2"/>
                <w:sz w:val="22"/>
                <w:szCs w:val="22"/>
              </w:rPr>
            </w:pPr>
            <w:r w:rsidRPr="006F4C64">
              <w:rPr>
                <w:spacing w:val="-2"/>
                <w:sz w:val="22"/>
                <w:szCs w:val="22"/>
              </w:rPr>
              <w:t xml:space="preserve">a </w:t>
            </w:r>
            <w:r>
              <w:rPr>
                <w:spacing w:val="-2"/>
                <w:sz w:val="22"/>
                <w:szCs w:val="22"/>
              </w:rPr>
              <w:t xml:space="preserve">Florida corporation </w:t>
            </w:r>
          </w:p>
          <w:p w14:paraId="260969DD" w14:textId="77777777" w:rsidR="00672613" w:rsidRPr="006F4C64" w:rsidRDefault="00672613" w:rsidP="00F7123A">
            <w:pPr>
              <w:tabs>
                <w:tab w:val="right" w:pos="4320"/>
              </w:tabs>
              <w:jc w:val="both"/>
              <w:rPr>
                <w:spacing w:val="-2"/>
                <w:sz w:val="22"/>
                <w:szCs w:val="22"/>
              </w:rPr>
            </w:pPr>
          </w:p>
          <w:p w14:paraId="522EFE2E" w14:textId="77777777" w:rsidR="00672613" w:rsidRPr="006F4C64" w:rsidRDefault="00672613" w:rsidP="00F7123A">
            <w:pPr>
              <w:pStyle w:val="CM2"/>
              <w:spacing w:after="0"/>
              <w:ind w:left="705" w:hanging="705"/>
              <w:jc w:val="both"/>
              <w:rPr>
                <w:sz w:val="22"/>
                <w:szCs w:val="22"/>
              </w:rPr>
            </w:pPr>
          </w:p>
          <w:p w14:paraId="6FD9FBB5" w14:textId="77777777" w:rsidR="00672613" w:rsidRPr="006F4C64" w:rsidRDefault="00672613" w:rsidP="00F7123A">
            <w:pPr>
              <w:tabs>
                <w:tab w:val="right" w:pos="4320"/>
              </w:tabs>
              <w:jc w:val="both"/>
              <w:rPr>
                <w:spacing w:val="-2"/>
                <w:sz w:val="22"/>
                <w:szCs w:val="22"/>
              </w:rPr>
            </w:pPr>
          </w:p>
          <w:p w14:paraId="189A3628" w14:textId="77777777" w:rsidR="00672613" w:rsidRPr="006F4C64" w:rsidRDefault="00672613" w:rsidP="00F7123A">
            <w:pPr>
              <w:tabs>
                <w:tab w:val="right" w:pos="4320"/>
              </w:tabs>
              <w:jc w:val="both"/>
              <w:rPr>
                <w:spacing w:val="-2"/>
                <w:sz w:val="22"/>
                <w:szCs w:val="22"/>
              </w:rPr>
            </w:pPr>
            <w:r w:rsidRPr="006F4C64">
              <w:rPr>
                <w:spacing w:val="-2"/>
                <w:sz w:val="22"/>
                <w:szCs w:val="22"/>
              </w:rPr>
              <w:t>By:</w:t>
            </w:r>
            <w:r w:rsidRPr="006F4C64">
              <w:rPr>
                <w:spacing w:val="-2"/>
                <w:sz w:val="22"/>
                <w:szCs w:val="22"/>
                <w:u w:val="single"/>
              </w:rPr>
              <w:tab/>
            </w:r>
          </w:p>
          <w:p w14:paraId="6F1C697B" w14:textId="4205782C" w:rsidR="00672613" w:rsidRPr="006F4C64" w:rsidRDefault="00672613" w:rsidP="00F7123A">
            <w:pPr>
              <w:tabs>
                <w:tab w:val="right" w:pos="4320"/>
              </w:tabs>
              <w:jc w:val="both"/>
              <w:rPr>
                <w:spacing w:val="-2"/>
                <w:sz w:val="22"/>
                <w:szCs w:val="22"/>
                <w:u w:val="single"/>
              </w:rPr>
            </w:pPr>
            <w:r w:rsidRPr="006F4C64">
              <w:rPr>
                <w:spacing w:val="-2"/>
                <w:sz w:val="22"/>
                <w:szCs w:val="22"/>
              </w:rPr>
              <w:t>Name:</w:t>
            </w:r>
            <w:r w:rsidR="00892A32">
              <w:rPr>
                <w:spacing w:val="-2"/>
                <w:sz w:val="22"/>
                <w:szCs w:val="22"/>
              </w:rPr>
              <w:t xml:space="preserve"> Teresa Sordo</w:t>
            </w:r>
          </w:p>
          <w:p w14:paraId="3007826E" w14:textId="664598D8" w:rsidR="00672613" w:rsidRPr="006F4C64" w:rsidRDefault="00672613" w:rsidP="00F7123A">
            <w:pPr>
              <w:tabs>
                <w:tab w:val="right" w:pos="4320"/>
              </w:tabs>
              <w:jc w:val="both"/>
              <w:rPr>
                <w:spacing w:val="-2"/>
                <w:sz w:val="22"/>
                <w:szCs w:val="22"/>
              </w:rPr>
            </w:pPr>
            <w:r w:rsidRPr="006F4C64">
              <w:rPr>
                <w:spacing w:val="-2"/>
                <w:sz w:val="22"/>
                <w:szCs w:val="22"/>
              </w:rPr>
              <w:t>Title:</w:t>
            </w:r>
            <w:r w:rsidR="00892A32">
              <w:rPr>
                <w:spacing w:val="-2"/>
                <w:sz w:val="22"/>
                <w:szCs w:val="22"/>
              </w:rPr>
              <w:t xml:space="preserve"> President</w:t>
            </w:r>
          </w:p>
          <w:p w14:paraId="2B237B6C" w14:textId="77777777" w:rsidR="00672613" w:rsidRPr="006F4C64" w:rsidRDefault="00672613" w:rsidP="00F7123A">
            <w:pPr>
              <w:tabs>
                <w:tab w:val="right" w:pos="4320"/>
              </w:tabs>
              <w:jc w:val="both"/>
              <w:rPr>
                <w:spacing w:val="-2"/>
                <w:sz w:val="22"/>
                <w:szCs w:val="22"/>
              </w:rPr>
            </w:pPr>
          </w:p>
          <w:p w14:paraId="160D4B93" w14:textId="77777777" w:rsidR="00672613" w:rsidRPr="006F4C64" w:rsidRDefault="00672613" w:rsidP="00F7123A">
            <w:pPr>
              <w:tabs>
                <w:tab w:val="right" w:pos="4320"/>
              </w:tabs>
              <w:jc w:val="both"/>
              <w:rPr>
                <w:spacing w:val="-2"/>
                <w:sz w:val="22"/>
                <w:szCs w:val="22"/>
              </w:rPr>
            </w:pPr>
          </w:p>
          <w:p w14:paraId="1103E878" w14:textId="77777777" w:rsidR="00B11012" w:rsidRPr="00B11012" w:rsidRDefault="00B11012" w:rsidP="00B11012">
            <w:pPr>
              <w:tabs>
                <w:tab w:val="right" w:pos="4320"/>
              </w:tabs>
              <w:jc w:val="both"/>
              <w:rPr>
                <w:spacing w:val="-2"/>
                <w:sz w:val="22"/>
                <w:szCs w:val="22"/>
              </w:rPr>
            </w:pPr>
            <w:r w:rsidRPr="00B11012">
              <w:rPr>
                <w:spacing w:val="-2"/>
                <w:sz w:val="22"/>
                <w:szCs w:val="22"/>
              </w:rPr>
              <w:t>ESCROW AGENT:</w:t>
            </w:r>
          </w:p>
          <w:p w14:paraId="5DFA10D8" w14:textId="77777777" w:rsidR="00B11012" w:rsidRPr="00B11012" w:rsidRDefault="00B11012" w:rsidP="00B11012">
            <w:pPr>
              <w:tabs>
                <w:tab w:val="right" w:pos="4320"/>
              </w:tabs>
              <w:jc w:val="both"/>
              <w:rPr>
                <w:b/>
                <w:bCs/>
                <w:spacing w:val="-2"/>
                <w:sz w:val="22"/>
                <w:szCs w:val="22"/>
                <w:u w:val="single"/>
              </w:rPr>
            </w:pPr>
          </w:p>
          <w:p w14:paraId="5D6512B9" w14:textId="77777777" w:rsidR="00B11012" w:rsidRPr="00502E04" w:rsidRDefault="00B11012" w:rsidP="00B11012">
            <w:pPr>
              <w:tabs>
                <w:tab w:val="right" w:pos="4320"/>
              </w:tabs>
              <w:jc w:val="both"/>
              <w:rPr>
                <w:b/>
                <w:bCs/>
                <w:spacing w:val="-2"/>
                <w:sz w:val="22"/>
                <w:szCs w:val="22"/>
              </w:rPr>
            </w:pPr>
            <w:r w:rsidRPr="00502E04">
              <w:rPr>
                <w:b/>
                <w:bCs/>
                <w:spacing w:val="-2"/>
                <w:sz w:val="22"/>
                <w:szCs w:val="22"/>
              </w:rPr>
              <w:t>QUESADA VALDES PLLC</w:t>
            </w:r>
          </w:p>
          <w:p w14:paraId="098C1E66" w14:textId="77777777" w:rsidR="00B11012" w:rsidRPr="00502E04" w:rsidRDefault="00B11012" w:rsidP="00B11012">
            <w:pPr>
              <w:tabs>
                <w:tab w:val="right" w:pos="4320"/>
              </w:tabs>
              <w:jc w:val="both"/>
              <w:rPr>
                <w:spacing w:val="-2"/>
                <w:sz w:val="22"/>
                <w:szCs w:val="22"/>
              </w:rPr>
            </w:pPr>
          </w:p>
          <w:p w14:paraId="5F76E4B4" w14:textId="77777777" w:rsidR="00B11012" w:rsidRPr="00502E04" w:rsidRDefault="00B11012" w:rsidP="00B11012">
            <w:pPr>
              <w:tabs>
                <w:tab w:val="right" w:pos="4320"/>
              </w:tabs>
              <w:jc w:val="both"/>
              <w:rPr>
                <w:spacing w:val="-2"/>
                <w:sz w:val="22"/>
                <w:szCs w:val="22"/>
              </w:rPr>
            </w:pPr>
          </w:p>
          <w:p w14:paraId="6F30A953" w14:textId="5C599E6D" w:rsidR="00B11012" w:rsidRPr="00502E04" w:rsidRDefault="00B11012" w:rsidP="00B11012">
            <w:pPr>
              <w:tabs>
                <w:tab w:val="right" w:pos="4320"/>
              </w:tabs>
              <w:jc w:val="both"/>
              <w:rPr>
                <w:spacing w:val="-2"/>
                <w:sz w:val="22"/>
                <w:szCs w:val="22"/>
              </w:rPr>
            </w:pPr>
            <w:r w:rsidRPr="00502E04">
              <w:rPr>
                <w:spacing w:val="-2"/>
                <w:sz w:val="22"/>
                <w:szCs w:val="22"/>
              </w:rPr>
              <w:t>By:____________</w:t>
            </w:r>
            <w:r w:rsidR="000E50B4" w:rsidRPr="00502E04">
              <w:rPr>
                <w:spacing w:val="-2"/>
                <w:sz w:val="22"/>
                <w:szCs w:val="22"/>
              </w:rPr>
              <w:t>__</w:t>
            </w:r>
            <w:r w:rsidRPr="00502E04">
              <w:rPr>
                <w:spacing w:val="-2"/>
                <w:sz w:val="22"/>
                <w:szCs w:val="22"/>
              </w:rPr>
              <w:t>___________</w:t>
            </w:r>
          </w:p>
          <w:p w14:paraId="38DCD07C" w14:textId="77777777" w:rsidR="00B11012" w:rsidRPr="00502E04" w:rsidRDefault="00B11012" w:rsidP="00B11012">
            <w:pPr>
              <w:tabs>
                <w:tab w:val="right" w:pos="4320"/>
              </w:tabs>
              <w:jc w:val="both"/>
              <w:rPr>
                <w:spacing w:val="-2"/>
                <w:sz w:val="22"/>
                <w:szCs w:val="22"/>
              </w:rPr>
            </w:pPr>
            <w:proofErr w:type="spellStart"/>
            <w:r w:rsidRPr="00502E04">
              <w:rPr>
                <w:spacing w:val="-2"/>
                <w:sz w:val="22"/>
                <w:szCs w:val="22"/>
              </w:rPr>
              <w:t>Name</w:t>
            </w:r>
            <w:proofErr w:type="spellEnd"/>
            <w:r w:rsidRPr="00502E04">
              <w:rPr>
                <w:spacing w:val="-2"/>
                <w:sz w:val="22"/>
                <w:szCs w:val="22"/>
              </w:rPr>
              <w:t>: G. Frank Quesada, Esq.</w:t>
            </w:r>
          </w:p>
          <w:p w14:paraId="0A36FE4A" w14:textId="77777777" w:rsidR="00B11012" w:rsidRPr="00B11012" w:rsidRDefault="00B11012" w:rsidP="00B11012">
            <w:pPr>
              <w:tabs>
                <w:tab w:val="right" w:pos="4320"/>
              </w:tabs>
              <w:jc w:val="both"/>
              <w:rPr>
                <w:spacing w:val="-2"/>
                <w:sz w:val="22"/>
                <w:szCs w:val="22"/>
              </w:rPr>
            </w:pPr>
            <w:r w:rsidRPr="00B11012">
              <w:rPr>
                <w:spacing w:val="-2"/>
                <w:sz w:val="22"/>
                <w:szCs w:val="22"/>
              </w:rPr>
              <w:t>Title: Partner</w:t>
            </w:r>
          </w:p>
          <w:p w14:paraId="7AC61D2B" w14:textId="77777777" w:rsidR="00B11012" w:rsidRPr="00B11012" w:rsidRDefault="00B11012" w:rsidP="00B11012">
            <w:pPr>
              <w:tabs>
                <w:tab w:val="right" w:pos="4320"/>
              </w:tabs>
              <w:jc w:val="both"/>
              <w:rPr>
                <w:spacing w:val="-2"/>
                <w:sz w:val="22"/>
                <w:szCs w:val="22"/>
              </w:rPr>
            </w:pPr>
          </w:p>
          <w:p w14:paraId="1D59F4FB" w14:textId="16BA94CB" w:rsidR="00B11012" w:rsidRPr="00B11012" w:rsidRDefault="00B11012" w:rsidP="00B11012">
            <w:pPr>
              <w:tabs>
                <w:tab w:val="right" w:pos="4320"/>
              </w:tabs>
              <w:jc w:val="both"/>
              <w:rPr>
                <w:spacing w:val="-2"/>
                <w:sz w:val="22"/>
                <w:szCs w:val="22"/>
              </w:rPr>
            </w:pPr>
          </w:p>
          <w:p w14:paraId="1718FB74" w14:textId="77777777" w:rsidR="00672613" w:rsidRPr="009950E6" w:rsidRDefault="00672613" w:rsidP="00F7123A">
            <w:pPr>
              <w:tabs>
                <w:tab w:val="right" w:pos="4320"/>
              </w:tabs>
              <w:jc w:val="both"/>
              <w:rPr>
                <w:spacing w:val="-2"/>
                <w:sz w:val="22"/>
                <w:szCs w:val="22"/>
                <w:u w:val="single"/>
              </w:rPr>
            </w:pPr>
          </w:p>
        </w:tc>
        <w:tc>
          <w:tcPr>
            <w:tcW w:w="4734" w:type="dxa"/>
          </w:tcPr>
          <w:p w14:paraId="34735BB2" w14:textId="77777777" w:rsidR="00672613" w:rsidRDefault="00672613" w:rsidP="00F7123A">
            <w:pPr>
              <w:tabs>
                <w:tab w:val="right" w:pos="4356"/>
              </w:tabs>
              <w:rPr>
                <w:spacing w:val="-2"/>
                <w:sz w:val="22"/>
                <w:szCs w:val="22"/>
              </w:rPr>
            </w:pPr>
            <w:r w:rsidRPr="006F4C64">
              <w:rPr>
                <w:spacing w:val="-2"/>
                <w:sz w:val="22"/>
                <w:szCs w:val="22"/>
              </w:rPr>
              <w:t>TENANT:</w:t>
            </w:r>
          </w:p>
          <w:p w14:paraId="48918B3D" w14:textId="77777777" w:rsidR="00672613" w:rsidRPr="006F4C64" w:rsidRDefault="00672613" w:rsidP="00F7123A">
            <w:pPr>
              <w:tabs>
                <w:tab w:val="right" w:pos="4356"/>
              </w:tabs>
              <w:rPr>
                <w:spacing w:val="-2"/>
                <w:sz w:val="22"/>
                <w:szCs w:val="22"/>
              </w:rPr>
            </w:pPr>
          </w:p>
          <w:p w14:paraId="6957109F" w14:textId="77777777" w:rsidR="007D489B" w:rsidRPr="002C642B" w:rsidRDefault="00672613" w:rsidP="00F7123A">
            <w:pPr>
              <w:tabs>
                <w:tab w:val="right" w:pos="4356"/>
              </w:tabs>
              <w:rPr>
                <w:sz w:val="22"/>
                <w:szCs w:val="22"/>
              </w:rPr>
            </w:pPr>
            <w:r>
              <w:rPr>
                <w:b/>
                <w:bCs/>
                <w:sz w:val="22"/>
                <w:szCs w:val="22"/>
              </w:rPr>
              <w:t>ALTA SUNSET</w:t>
            </w:r>
            <w:r w:rsidR="007D489B">
              <w:rPr>
                <w:b/>
                <w:bCs/>
                <w:sz w:val="22"/>
                <w:szCs w:val="22"/>
              </w:rPr>
              <w:t xml:space="preserve"> II LLC</w:t>
            </w:r>
            <w:r w:rsidR="007D489B" w:rsidRPr="002C642B">
              <w:rPr>
                <w:sz w:val="22"/>
                <w:szCs w:val="22"/>
              </w:rPr>
              <w:t>, a Florida limited liability company</w:t>
            </w:r>
          </w:p>
          <w:p w14:paraId="563EE3E2" w14:textId="77777777" w:rsidR="007D489B" w:rsidRPr="002C642B" w:rsidRDefault="007D489B" w:rsidP="00F7123A">
            <w:pPr>
              <w:tabs>
                <w:tab w:val="right" w:pos="4356"/>
              </w:tabs>
              <w:rPr>
                <w:sz w:val="22"/>
                <w:szCs w:val="22"/>
              </w:rPr>
            </w:pPr>
          </w:p>
          <w:p w14:paraId="562205F5" w14:textId="0FD38D64" w:rsidR="007D489B" w:rsidRPr="002C642B" w:rsidRDefault="007D489B" w:rsidP="00F7123A">
            <w:pPr>
              <w:tabs>
                <w:tab w:val="right" w:pos="4356"/>
              </w:tabs>
              <w:rPr>
                <w:sz w:val="22"/>
                <w:szCs w:val="22"/>
              </w:rPr>
            </w:pPr>
            <w:r w:rsidRPr="002C642B">
              <w:rPr>
                <w:sz w:val="22"/>
                <w:szCs w:val="22"/>
              </w:rPr>
              <w:t>By: Alta Sunset II Holdings LLC,</w:t>
            </w:r>
            <w:r w:rsidR="002C642B" w:rsidRPr="002C642B">
              <w:rPr>
                <w:sz w:val="22"/>
                <w:szCs w:val="22"/>
              </w:rPr>
              <w:t xml:space="preserve"> </w:t>
            </w:r>
            <w:r w:rsidRPr="002C642B">
              <w:rPr>
                <w:sz w:val="22"/>
                <w:szCs w:val="22"/>
              </w:rPr>
              <w:t>a Delaware limited liability company, its sole member</w:t>
            </w:r>
          </w:p>
          <w:p w14:paraId="546AC54F" w14:textId="77777777" w:rsidR="007D489B" w:rsidRPr="002C642B" w:rsidRDefault="007D489B" w:rsidP="00F7123A">
            <w:pPr>
              <w:tabs>
                <w:tab w:val="right" w:pos="4356"/>
              </w:tabs>
              <w:rPr>
                <w:sz w:val="22"/>
                <w:szCs w:val="22"/>
              </w:rPr>
            </w:pPr>
          </w:p>
          <w:p w14:paraId="03714991" w14:textId="2C89399C" w:rsidR="007D489B" w:rsidRPr="002C642B" w:rsidRDefault="007D489B" w:rsidP="00F7123A">
            <w:pPr>
              <w:tabs>
                <w:tab w:val="right" w:pos="4356"/>
              </w:tabs>
              <w:rPr>
                <w:sz w:val="22"/>
                <w:szCs w:val="22"/>
              </w:rPr>
            </w:pPr>
            <w:r w:rsidRPr="002C642B">
              <w:rPr>
                <w:sz w:val="22"/>
                <w:szCs w:val="22"/>
              </w:rPr>
              <w:t>By: Alta Sunset II Holdco, LLC,</w:t>
            </w:r>
            <w:r w:rsidR="002C642B" w:rsidRPr="002C642B">
              <w:rPr>
                <w:sz w:val="22"/>
                <w:szCs w:val="22"/>
              </w:rPr>
              <w:t xml:space="preserve"> </w:t>
            </w:r>
            <w:r w:rsidRPr="002C642B">
              <w:rPr>
                <w:sz w:val="22"/>
                <w:szCs w:val="22"/>
              </w:rPr>
              <w:t>a Florida limited liability company, its managing member</w:t>
            </w:r>
          </w:p>
          <w:p w14:paraId="60F979C0" w14:textId="77777777" w:rsidR="007D489B" w:rsidRPr="002C642B" w:rsidRDefault="007D489B" w:rsidP="00F7123A">
            <w:pPr>
              <w:tabs>
                <w:tab w:val="right" w:pos="4356"/>
              </w:tabs>
              <w:rPr>
                <w:sz w:val="22"/>
                <w:szCs w:val="22"/>
              </w:rPr>
            </w:pPr>
          </w:p>
          <w:p w14:paraId="3A9633D2" w14:textId="50977824" w:rsidR="007D489B" w:rsidRPr="002C642B" w:rsidRDefault="007D489B" w:rsidP="00F7123A">
            <w:pPr>
              <w:tabs>
                <w:tab w:val="right" w:pos="4356"/>
              </w:tabs>
              <w:rPr>
                <w:sz w:val="22"/>
                <w:szCs w:val="22"/>
              </w:rPr>
            </w:pPr>
            <w:r w:rsidRPr="002C642B">
              <w:rPr>
                <w:sz w:val="22"/>
                <w:szCs w:val="22"/>
              </w:rPr>
              <w:t>By: Alta Sunset Investors II LLC,</w:t>
            </w:r>
            <w:r w:rsidR="002C642B" w:rsidRPr="002C642B">
              <w:rPr>
                <w:sz w:val="22"/>
                <w:szCs w:val="22"/>
              </w:rPr>
              <w:t xml:space="preserve"> </w:t>
            </w:r>
            <w:r w:rsidRPr="002C642B">
              <w:rPr>
                <w:sz w:val="22"/>
                <w:szCs w:val="22"/>
              </w:rPr>
              <w:t>a Florida limited liability company, its sole member</w:t>
            </w:r>
          </w:p>
          <w:p w14:paraId="7E70FE38" w14:textId="77777777" w:rsidR="007D489B" w:rsidRPr="002C642B" w:rsidRDefault="007D489B" w:rsidP="00F7123A">
            <w:pPr>
              <w:tabs>
                <w:tab w:val="right" w:pos="4356"/>
              </w:tabs>
              <w:rPr>
                <w:sz w:val="22"/>
                <w:szCs w:val="22"/>
              </w:rPr>
            </w:pPr>
          </w:p>
          <w:p w14:paraId="399CCB5C" w14:textId="098DF312" w:rsidR="007D489B" w:rsidRPr="002C642B" w:rsidRDefault="007D489B" w:rsidP="00F7123A">
            <w:pPr>
              <w:tabs>
                <w:tab w:val="right" w:pos="4356"/>
              </w:tabs>
              <w:rPr>
                <w:sz w:val="22"/>
                <w:szCs w:val="22"/>
              </w:rPr>
            </w:pPr>
            <w:r w:rsidRPr="002C642B">
              <w:rPr>
                <w:sz w:val="22"/>
                <w:szCs w:val="22"/>
              </w:rPr>
              <w:t>By: APM Sunset II LLC,</w:t>
            </w:r>
            <w:r w:rsidR="002C642B" w:rsidRPr="002C642B">
              <w:rPr>
                <w:sz w:val="22"/>
                <w:szCs w:val="22"/>
              </w:rPr>
              <w:t xml:space="preserve"> </w:t>
            </w:r>
            <w:r w:rsidRPr="002C642B">
              <w:rPr>
                <w:sz w:val="22"/>
                <w:szCs w:val="22"/>
              </w:rPr>
              <w:t>a Florida limited liability company, its manager</w:t>
            </w:r>
          </w:p>
          <w:p w14:paraId="0EF319A9" w14:textId="77777777" w:rsidR="007D489B" w:rsidRDefault="007D489B" w:rsidP="00F7123A">
            <w:pPr>
              <w:tabs>
                <w:tab w:val="right" w:pos="4356"/>
              </w:tabs>
              <w:rPr>
                <w:b/>
                <w:bCs/>
                <w:sz w:val="22"/>
                <w:szCs w:val="22"/>
              </w:rPr>
            </w:pPr>
          </w:p>
          <w:p w14:paraId="5478CF0B" w14:textId="77777777" w:rsidR="002C642B" w:rsidRDefault="002C642B" w:rsidP="00F7123A">
            <w:pPr>
              <w:tabs>
                <w:tab w:val="right" w:pos="4356"/>
              </w:tabs>
              <w:rPr>
                <w:b/>
                <w:bCs/>
                <w:sz w:val="22"/>
                <w:szCs w:val="22"/>
              </w:rPr>
            </w:pPr>
          </w:p>
          <w:p w14:paraId="6EE30276" w14:textId="4F4195D7" w:rsidR="00672613" w:rsidRPr="002C642B" w:rsidRDefault="007D489B" w:rsidP="00F7123A">
            <w:pPr>
              <w:tabs>
                <w:tab w:val="right" w:pos="4356"/>
              </w:tabs>
              <w:rPr>
                <w:spacing w:val="-2"/>
                <w:sz w:val="22"/>
                <w:szCs w:val="22"/>
              </w:rPr>
            </w:pPr>
            <w:r w:rsidRPr="002C642B">
              <w:rPr>
                <w:sz w:val="22"/>
                <w:szCs w:val="22"/>
              </w:rPr>
              <w:t>By:</w:t>
            </w:r>
            <w:r w:rsidR="00D11386">
              <w:rPr>
                <w:sz w:val="22"/>
                <w:szCs w:val="22"/>
              </w:rPr>
              <w:t>_______________________________</w:t>
            </w:r>
          </w:p>
          <w:p w14:paraId="15E24B67" w14:textId="12764978" w:rsidR="00672613" w:rsidRPr="006F4C64" w:rsidRDefault="00672613" w:rsidP="00F7123A">
            <w:pPr>
              <w:tabs>
                <w:tab w:val="right" w:pos="4356"/>
              </w:tabs>
              <w:rPr>
                <w:spacing w:val="-2"/>
                <w:sz w:val="22"/>
                <w:szCs w:val="22"/>
              </w:rPr>
            </w:pPr>
            <w:r w:rsidRPr="006F4C64">
              <w:rPr>
                <w:spacing w:val="-2"/>
                <w:sz w:val="22"/>
                <w:szCs w:val="22"/>
              </w:rPr>
              <w:t>Name:</w:t>
            </w:r>
            <w:r w:rsidR="00D11386">
              <w:rPr>
                <w:spacing w:val="-2"/>
                <w:sz w:val="22"/>
                <w:szCs w:val="22"/>
              </w:rPr>
              <w:t xml:space="preserve"> Felipe Raimundo Onetto</w:t>
            </w:r>
          </w:p>
          <w:p w14:paraId="25735C80" w14:textId="547270E1" w:rsidR="00672613" w:rsidRDefault="00672613" w:rsidP="00F7123A">
            <w:pPr>
              <w:tabs>
                <w:tab w:val="right" w:pos="4356"/>
              </w:tabs>
              <w:rPr>
                <w:spacing w:val="-2"/>
                <w:sz w:val="22"/>
                <w:szCs w:val="22"/>
              </w:rPr>
            </w:pPr>
            <w:r w:rsidRPr="006F4C64">
              <w:rPr>
                <w:spacing w:val="-2"/>
                <w:sz w:val="22"/>
                <w:szCs w:val="22"/>
              </w:rPr>
              <w:t>Title:</w:t>
            </w:r>
            <w:r w:rsidR="00D11386">
              <w:rPr>
                <w:spacing w:val="-2"/>
                <w:sz w:val="22"/>
                <w:szCs w:val="22"/>
              </w:rPr>
              <w:t xml:space="preserve"> Management Committee Member</w:t>
            </w:r>
          </w:p>
          <w:p w14:paraId="011E543E" w14:textId="77777777" w:rsidR="00D11386" w:rsidRPr="006F4C64" w:rsidRDefault="00D11386" w:rsidP="00F7123A">
            <w:pPr>
              <w:tabs>
                <w:tab w:val="right" w:pos="4356"/>
              </w:tabs>
              <w:rPr>
                <w:spacing w:val="-2"/>
                <w:sz w:val="22"/>
                <w:szCs w:val="22"/>
              </w:rPr>
            </w:pPr>
          </w:p>
          <w:p w14:paraId="55B0692C" w14:textId="77777777" w:rsidR="00672613" w:rsidRDefault="00672613" w:rsidP="00F7123A">
            <w:pPr>
              <w:tabs>
                <w:tab w:val="right" w:pos="4356"/>
              </w:tabs>
              <w:rPr>
                <w:spacing w:val="-2"/>
                <w:sz w:val="22"/>
                <w:szCs w:val="22"/>
              </w:rPr>
            </w:pPr>
          </w:p>
          <w:p w14:paraId="1E4319E6" w14:textId="77777777" w:rsidR="00D11386" w:rsidRPr="00F66130" w:rsidRDefault="00D11386" w:rsidP="00D11386">
            <w:pPr>
              <w:tabs>
                <w:tab w:val="right" w:pos="4356"/>
              </w:tabs>
              <w:rPr>
                <w:spacing w:val="-2"/>
                <w:sz w:val="22"/>
                <w:szCs w:val="22"/>
                <w:lang w:val="es-CL"/>
              </w:rPr>
            </w:pPr>
            <w:proofErr w:type="gramStart"/>
            <w:r w:rsidRPr="00F66130">
              <w:rPr>
                <w:sz w:val="22"/>
                <w:szCs w:val="22"/>
                <w:lang w:val="es-CL"/>
              </w:rPr>
              <w:t>By:_</w:t>
            </w:r>
            <w:proofErr w:type="gramEnd"/>
            <w:r w:rsidRPr="00F66130">
              <w:rPr>
                <w:sz w:val="22"/>
                <w:szCs w:val="22"/>
                <w:lang w:val="es-CL"/>
              </w:rPr>
              <w:t>______________________________</w:t>
            </w:r>
          </w:p>
          <w:p w14:paraId="0F4560B4" w14:textId="191190C8" w:rsidR="00D11386" w:rsidRPr="00F66130" w:rsidRDefault="00D11386" w:rsidP="00D11386">
            <w:pPr>
              <w:tabs>
                <w:tab w:val="right" w:pos="4356"/>
              </w:tabs>
              <w:rPr>
                <w:spacing w:val="-2"/>
                <w:sz w:val="22"/>
                <w:szCs w:val="22"/>
                <w:lang w:val="es-CL"/>
              </w:rPr>
            </w:pPr>
            <w:r w:rsidRPr="00F66130">
              <w:rPr>
                <w:spacing w:val="-2"/>
                <w:sz w:val="22"/>
                <w:szCs w:val="22"/>
                <w:lang w:val="es-CL"/>
              </w:rPr>
              <w:t>Name: Juan Ignacio Montes Labarca</w:t>
            </w:r>
          </w:p>
          <w:p w14:paraId="739B8C30" w14:textId="77777777" w:rsidR="00D11386" w:rsidRPr="006F4C64" w:rsidRDefault="00D11386" w:rsidP="00D11386">
            <w:pPr>
              <w:tabs>
                <w:tab w:val="right" w:pos="4356"/>
              </w:tabs>
              <w:rPr>
                <w:spacing w:val="-2"/>
                <w:sz w:val="22"/>
                <w:szCs w:val="22"/>
              </w:rPr>
            </w:pPr>
            <w:r w:rsidRPr="006F4C64">
              <w:rPr>
                <w:spacing w:val="-2"/>
                <w:sz w:val="22"/>
                <w:szCs w:val="22"/>
              </w:rPr>
              <w:t>Title:</w:t>
            </w:r>
            <w:r>
              <w:rPr>
                <w:spacing w:val="-2"/>
                <w:sz w:val="22"/>
                <w:szCs w:val="22"/>
              </w:rPr>
              <w:t xml:space="preserve"> Management Committee Member</w:t>
            </w:r>
          </w:p>
          <w:p w14:paraId="0CDCC17C" w14:textId="77777777" w:rsidR="00D11386" w:rsidRPr="006F4C64" w:rsidRDefault="00D11386" w:rsidP="00F7123A">
            <w:pPr>
              <w:tabs>
                <w:tab w:val="right" w:pos="4356"/>
              </w:tabs>
              <w:rPr>
                <w:spacing w:val="-2"/>
                <w:sz w:val="22"/>
                <w:szCs w:val="22"/>
              </w:rPr>
            </w:pPr>
          </w:p>
          <w:p w14:paraId="34317E7A" w14:textId="2F11EA21" w:rsidR="00672613" w:rsidRPr="006F4C64" w:rsidRDefault="00672613" w:rsidP="00F7123A">
            <w:pPr>
              <w:tabs>
                <w:tab w:val="right" w:pos="4356"/>
              </w:tabs>
              <w:rPr>
                <w:spacing w:val="-2"/>
                <w:sz w:val="22"/>
                <w:szCs w:val="22"/>
              </w:rPr>
            </w:pPr>
          </w:p>
          <w:p w14:paraId="69CDCB16" w14:textId="77777777" w:rsidR="00672613" w:rsidRPr="006F4C64" w:rsidRDefault="00672613" w:rsidP="00F7123A">
            <w:pPr>
              <w:tabs>
                <w:tab w:val="right" w:pos="4356"/>
              </w:tabs>
              <w:jc w:val="both"/>
              <w:rPr>
                <w:spacing w:val="-2"/>
                <w:sz w:val="22"/>
                <w:szCs w:val="22"/>
              </w:rPr>
            </w:pPr>
          </w:p>
        </w:tc>
      </w:tr>
    </w:tbl>
    <w:p w14:paraId="11302BD3" w14:textId="77777777" w:rsidR="00F57F12" w:rsidRPr="007E65FB" w:rsidRDefault="00F57F12" w:rsidP="00287FC8"/>
    <w:sectPr w:rsidR="00F57F12" w:rsidRPr="007E65FB" w:rsidSect="002F648A">
      <w:footerReference w:type="default" r:id="rId13"/>
      <w:headerReference w:type="first" r:id="rId14"/>
      <w:foot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F8340" w14:textId="77777777" w:rsidR="0088027A" w:rsidRDefault="0088027A" w:rsidP="00AA5627">
      <w:r>
        <w:separator/>
      </w:r>
    </w:p>
  </w:endnote>
  <w:endnote w:type="continuationSeparator" w:id="0">
    <w:p w14:paraId="2D99E370" w14:textId="77777777" w:rsidR="0088027A" w:rsidRDefault="0088027A" w:rsidP="00AA56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6C99A" w14:textId="77777777" w:rsidR="00672613" w:rsidRDefault="00672613" w:rsidP="00250C2A">
    <w:pPr>
      <w:pStyle w:val="DocID"/>
    </w:pPr>
    <w:r>
      <w:t>146168872.1</w:t>
    </w:r>
  </w:p>
  <w:p w14:paraId="38AE3857" w14:textId="1C7E0A93" w:rsidR="00EF585E" w:rsidRPr="00EF585E" w:rsidRDefault="00EF585E" w:rsidP="00EF585E">
    <w:pPr>
      <w:pStyle w:val="DocID"/>
    </w:pPr>
    <w:r>
      <w:t>182337635.1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B5C7E" w14:textId="77777777" w:rsidR="00672613" w:rsidRDefault="00672613">
    <w:pPr>
      <w:pStyle w:val="Footer"/>
      <w:jc w:val="center"/>
    </w:pPr>
    <w:r w:rsidRPr="00CB5248">
      <w:rPr>
        <w:sz w:val="22"/>
        <w:szCs w:val="22"/>
      </w:rPr>
      <w:fldChar w:fldCharType="begin"/>
    </w:r>
    <w:r w:rsidRPr="00CB5248">
      <w:rPr>
        <w:sz w:val="22"/>
        <w:szCs w:val="22"/>
      </w:rPr>
      <w:instrText xml:space="preserve"> PAGE   \* MERGEFORMAT </w:instrText>
    </w:r>
    <w:r w:rsidRPr="00CB5248">
      <w:rPr>
        <w:sz w:val="22"/>
        <w:szCs w:val="22"/>
      </w:rPr>
      <w:fldChar w:fldCharType="separate"/>
    </w:r>
    <w:r w:rsidRPr="00CB5248">
      <w:rPr>
        <w:noProof/>
        <w:sz w:val="22"/>
        <w:szCs w:val="22"/>
      </w:rPr>
      <w:t>2</w:t>
    </w:r>
    <w:r w:rsidRPr="00CB5248">
      <w:rPr>
        <w:noProof/>
        <w:sz w:val="22"/>
        <w:szCs w:val="22"/>
      </w:rPr>
      <w:fldChar w:fldCharType="end"/>
    </w:r>
  </w:p>
  <w:p w14:paraId="1238565F" w14:textId="32A5CC7C" w:rsidR="00672613" w:rsidRDefault="00672613" w:rsidP="00EF585E">
    <w:pPr>
      <w:pStyle w:val="DocI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8D5BC" w14:textId="77777777" w:rsidR="00AA5627" w:rsidRDefault="00AA5627">
    <w:pPr>
      <w:pStyle w:val="Footer"/>
      <w:rPr>
        <w:noProof/>
      </w:rPr>
    </w:pPr>
    <w:r>
      <w:tab/>
    </w:r>
    <w:r>
      <w:fldChar w:fldCharType="begin"/>
    </w:r>
    <w:r>
      <w:instrText xml:space="preserve"> PAGE   \* MERGEFORMAT </w:instrText>
    </w:r>
    <w:r>
      <w:fldChar w:fldCharType="separate"/>
    </w:r>
    <w:r>
      <w:rPr>
        <w:noProof/>
      </w:rPr>
      <w:t>1</w:t>
    </w:r>
    <w:r>
      <w:rPr>
        <w:noProof/>
      </w:rPr>
      <w:fldChar w:fldCharType="end"/>
    </w:r>
  </w:p>
  <w:p w14:paraId="15D08897" w14:textId="41292133" w:rsidR="00EF585E" w:rsidRDefault="00EF585E" w:rsidP="00EF585E">
    <w:pPr>
      <w:pStyle w:val="DocID"/>
    </w:pPr>
    <w:r w:rsidRPr="00EF585E">
      <w:t>182337635.1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AEB9C" w14:textId="16DEF036" w:rsidR="002D46B7" w:rsidRPr="002D46B7" w:rsidRDefault="002D46B7" w:rsidP="002D46B7">
    <w:pPr>
      <w:pStyle w:val="Footer"/>
      <w:jc w:val="center"/>
      <w:rPr>
        <w:sz w:val="22"/>
        <w:szCs w:val="22"/>
      </w:rPr>
    </w:pPr>
    <w:r w:rsidRPr="002D46B7">
      <w:rPr>
        <w:sz w:val="22"/>
        <w:szCs w:val="22"/>
      </w:rPr>
      <w:t>[Signature page to Fifth Amendment to Ground Lease and Third Amendment to Escrow Agreement]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2C409" w14:textId="77777777" w:rsidR="0088027A" w:rsidRDefault="0088027A" w:rsidP="00AA5627">
      <w:r>
        <w:separator/>
      </w:r>
    </w:p>
  </w:footnote>
  <w:footnote w:type="continuationSeparator" w:id="0">
    <w:p w14:paraId="1C62955E" w14:textId="77777777" w:rsidR="0088027A" w:rsidRDefault="0088027A" w:rsidP="00AA56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28BCB" w14:textId="19A0EB36" w:rsidR="00672613" w:rsidRPr="009556CA" w:rsidRDefault="00672613">
    <w:pPr>
      <w:pStyle w:val="Header"/>
      <w:rPr>
        <w:b/>
        <w:bCs/>
        <w:i/>
        <w:iCs/>
      </w:rPr>
    </w:pPr>
    <w:r>
      <w:rPr>
        <w:b/>
        <w:bCs/>
        <w:i/>
        <w:iCs/>
      </w:rPr>
      <w:tab/>
    </w:r>
    <w:r>
      <w:rPr>
        <w:b/>
        <w:bCs/>
        <w:i/>
        <w:iCs/>
      </w:rPr>
      <w:tab/>
      <w:t xml:space="preserve">  Draft</w:t>
    </w:r>
    <w:r w:rsidRPr="009556CA">
      <w:rPr>
        <w:b/>
        <w:bCs/>
        <w:i/>
        <w:iCs/>
      </w:rPr>
      <w:t xml:space="preserve"> </w:t>
    </w:r>
    <w:r>
      <w:rPr>
        <w:b/>
        <w:bCs/>
        <w:i/>
        <w:iCs/>
      </w:rPr>
      <w:t>2</w:t>
    </w:r>
    <w:r w:rsidRPr="009556CA">
      <w:rPr>
        <w:b/>
        <w:bCs/>
        <w:i/>
        <w:iCs/>
      </w:rPr>
      <w:t>/</w:t>
    </w:r>
    <w:r>
      <w:rPr>
        <w:b/>
        <w:bCs/>
        <w:i/>
        <w:iCs/>
      </w:rPr>
      <w:t>18</w:t>
    </w:r>
    <w:r w:rsidRPr="009556CA">
      <w:rPr>
        <w:b/>
        <w:bCs/>
        <w:i/>
        <w:iCs/>
      </w:rPr>
      <w:t>/202</w:t>
    </w:r>
    <w:r>
      <w:rPr>
        <w:b/>
        <w:bCs/>
        <w:i/>
        <w:iCs/>
      </w:rPr>
      <w:t>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F235E" w14:textId="137CB7D9" w:rsidR="002C642B" w:rsidRPr="009556CA" w:rsidRDefault="002C642B">
    <w:pPr>
      <w:pStyle w:val="Header"/>
      <w:rPr>
        <w:b/>
        <w:bCs/>
        <w:i/>
        <w:iCs/>
      </w:rPr>
    </w:pPr>
    <w:r>
      <w:rPr>
        <w:b/>
        <w:bCs/>
        <w:i/>
        <w:iCs/>
      </w:rPr>
      <w:tab/>
    </w:r>
    <w:r>
      <w:rPr>
        <w:b/>
        <w:bCs/>
        <w:i/>
        <w:iC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4924A8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194F7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4224A8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4928E0A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396A8E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23AF87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EDE19C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B908CA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66003D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740C30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027F7F"/>
    <w:multiLevelType w:val="multilevel"/>
    <w:tmpl w:val="51B63AA0"/>
    <w:name w:val="General Numbering"/>
    <w:lvl w:ilvl="0">
      <w:start w:val="1"/>
      <w:numFmt w:val="decimal"/>
      <w:lvlRestart w:val="0"/>
      <w:pStyle w:val="Heading1"/>
      <w:lvlText w:val="%1."/>
      <w:lvlJc w:val="left"/>
      <w:pPr>
        <w:ind w:left="0" w:firstLine="720"/>
      </w:pPr>
      <w:rPr>
        <w:b w:val="0"/>
        <w:i w:val="0"/>
        <w:caps w:val="0"/>
        <w:strike w:val="0"/>
        <w:dstrike w:val="0"/>
        <w:vanish w:val="0"/>
        <w:color w:val="auto"/>
        <w:sz w:val="24"/>
        <w:u w:val="none"/>
        <w:vertAlign w:val="baseline"/>
      </w:rPr>
    </w:lvl>
    <w:lvl w:ilvl="1">
      <w:start w:val="1"/>
      <w:numFmt w:val="lowerLetter"/>
      <w:pStyle w:val="Heading2"/>
      <w:lvlText w:val="(%2)"/>
      <w:lvlJc w:val="left"/>
      <w:pPr>
        <w:ind w:left="0" w:firstLine="1440"/>
      </w:pPr>
      <w:rPr>
        <w:b w:val="0"/>
        <w:i w:val="0"/>
        <w:caps w:val="0"/>
        <w:strike w:val="0"/>
        <w:dstrike w:val="0"/>
        <w:vanish w:val="0"/>
        <w:color w:val="auto"/>
        <w:sz w:val="24"/>
        <w:u w:val="none"/>
        <w:vertAlign w:val="baseline"/>
      </w:rPr>
    </w:lvl>
    <w:lvl w:ilvl="2">
      <w:start w:val="1"/>
      <w:numFmt w:val="lowerRoman"/>
      <w:pStyle w:val="Heading3"/>
      <w:lvlText w:val="(%3)"/>
      <w:lvlJc w:val="left"/>
      <w:pPr>
        <w:ind w:left="0" w:firstLine="2160"/>
      </w:pPr>
      <w:rPr>
        <w:b w:val="0"/>
        <w:i w:val="0"/>
        <w:caps w:val="0"/>
        <w:strike w:val="0"/>
        <w:dstrike w:val="0"/>
        <w:vanish w:val="0"/>
        <w:color w:val="auto"/>
        <w:sz w:val="24"/>
        <w:u w:val="none"/>
        <w:vertAlign w:val="baseline"/>
      </w:rPr>
    </w:lvl>
    <w:lvl w:ilvl="3">
      <w:start w:val="1"/>
      <w:numFmt w:val="decimal"/>
      <w:pStyle w:val="Heading4"/>
      <w:lvlText w:val="(%4)"/>
      <w:lvlJc w:val="left"/>
      <w:pPr>
        <w:ind w:left="0" w:firstLine="2880"/>
      </w:pPr>
      <w:rPr>
        <w:b w:val="0"/>
        <w:i w:val="0"/>
        <w:caps w:val="0"/>
        <w:strike w:val="0"/>
        <w:dstrike w:val="0"/>
        <w:vanish w:val="0"/>
        <w:color w:val="auto"/>
        <w:sz w:val="24"/>
        <w:u w:val="none"/>
        <w:vertAlign w:val="baseline"/>
      </w:rPr>
    </w:lvl>
    <w:lvl w:ilvl="4">
      <w:start w:val="1"/>
      <w:numFmt w:val="lowerLetter"/>
      <w:pStyle w:val="Heading5"/>
      <w:lvlText w:val="%5."/>
      <w:lvlJc w:val="left"/>
      <w:pPr>
        <w:ind w:left="0" w:firstLine="3600"/>
      </w:pPr>
      <w:rPr>
        <w:b w:val="0"/>
        <w:i w:val="0"/>
        <w:caps w:val="0"/>
        <w:strike w:val="0"/>
        <w:dstrike w:val="0"/>
        <w:vanish w:val="0"/>
        <w:color w:val="auto"/>
        <w:sz w:val="24"/>
        <w:u w:val="none"/>
        <w:vertAlign w:val="baseline"/>
      </w:rPr>
    </w:lvl>
    <w:lvl w:ilvl="5">
      <w:start w:val="1"/>
      <w:numFmt w:val="lowerRoman"/>
      <w:pStyle w:val="Heading6"/>
      <w:lvlText w:val="%6."/>
      <w:lvlJc w:val="left"/>
      <w:pPr>
        <w:ind w:left="0" w:firstLine="4320"/>
      </w:pPr>
      <w:rPr>
        <w:b w:val="0"/>
        <w:i w:val="0"/>
        <w:caps w:val="0"/>
        <w:strike w:val="0"/>
        <w:dstrike w:val="0"/>
        <w:vanish w:val="0"/>
        <w:color w:val="auto"/>
        <w:sz w:val="24"/>
        <w:u w:val="none"/>
        <w:vertAlign w:val="baseline"/>
      </w:rPr>
    </w:lvl>
    <w:lvl w:ilvl="6">
      <w:start w:val="1"/>
      <w:numFmt w:val="decimal"/>
      <w:pStyle w:val="Heading7"/>
      <w:lvlText w:val="%7)"/>
      <w:lvlJc w:val="left"/>
      <w:pPr>
        <w:ind w:left="0" w:firstLine="5040"/>
      </w:pPr>
      <w:rPr>
        <w:b w:val="0"/>
        <w:i w:val="0"/>
        <w:caps w:val="0"/>
        <w:strike w:val="0"/>
        <w:dstrike w:val="0"/>
        <w:vanish w:val="0"/>
        <w:color w:val="auto"/>
        <w:sz w:val="24"/>
        <w:u w:val="none"/>
        <w:vertAlign w:val="baseline"/>
      </w:rPr>
    </w:lvl>
    <w:lvl w:ilvl="7">
      <w:start w:val="1"/>
      <w:numFmt w:val="lowerLetter"/>
      <w:pStyle w:val="Heading8"/>
      <w:lvlText w:val="%8)"/>
      <w:lvlJc w:val="left"/>
      <w:pPr>
        <w:ind w:left="0" w:firstLine="5760"/>
      </w:pPr>
      <w:rPr>
        <w:b w:val="0"/>
        <w:i w:val="0"/>
        <w:caps w:val="0"/>
        <w:strike w:val="0"/>
        <w:dstrike w:val="0"/>
        <w:vanish w:val="0"/>
        <w:color w:val="auto"/>
        <w:sz w:val="24"/>
        <w:u w:val="none"/>
        <w:vertAlign w:val="baseline"/>
      </w:rPr>
    </w:lvl>
    <w:lvl w:ilvl="8">
      <w:start w:val="1"/>
      <w:numFmt w:val="lowerRoman"/>
      <w:pStyle w:val="Heading9"/>
      <w:lvlText w:val="%9)"/>
      <w:lvlJc w:val="left"/>
      <w:pPr>
        <w:ind w:left="0" w:firstLine="6480"/>
      </w:pPr>
      <w:rPr>
        <w:b w:val="0"/>
        <w:i w:val="0"/>
        <w:caps w:val="0"/>
        <w:strike w:val="0"/>
        <w:dstrike w:val="0"/>
        <w:vanish w:val="0"/>
        <w:color w:val="auto"/>
        <w:sz w:val="24"/>
        <w:u w:val="none"/>
        <w:vertAlign w:val="baseline"/>
      </w:rPr>
    </w:lvl>
  </w:abstractNum>
  <w:abstractNum w:abstractNumId="11" w15:restartNumberingAfterBreak="0">
    <w:nsid w:val="3F433E8A"/>
    <w:multiLevelType w:val="hybridMultilevel"/>
    <w:tmpl w:val="2F48360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AE53F8F"/>
    <w:multiLevelType w:val="hybridMultilevel"/>
    <w:tmpl w:val="9D72ADF6"/>
    <w:lvl w:ilvl="0" w:tplc="FFFFFFFF">
      <w:start w:val="1"/>
      <w:numFmt w:val="decimal"/>
      <w:lvlText w:val="(%1)"/>
      <w:lvlJc w:val="left"/>
      <w:pPr>
        <w:ind w:left="2520" w:hanging="360"/>
      </w:pPr>
      <w:rPr>
        <w:rFonts w:hint="default"/>
      </w:rPr>
    </w:lvl>
    <w:lvl w:ilvl="1" w:tplc="FFFFFFFF">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num w:numId="1" w16cid:durableId="1671719296">
    <w:abstractNumId w:val="10"/>
  </w:num>
  <w:num w:numId="2" w16cid:durableId="1573851446">
    <w:abstractNumId w:val="9"/>
  </w:num>
  <w:num w:numId="3" w16cid:durableId="882210269">
    <w:abstractNumId w:val="7"/>
  </w:num>
  <w:num w:numId="4" w16cid:durableId="1590312151">
    <w:abstractNumId w:val="6"/>
  </w:num>
  <w:num w:numId="5" w16cid:durableId="1403992566">
    <w:abstractNumId w:val="5"/>
  </w:num>
  <w:num w:numId="6" w16cid:durableId="210459712">
    <w:abstractNumId w:val="4"/>
  </w:num>
  <w:num w:numId="7" w16cid:durableId="965158692">
    <w:abstractNumId w:val="8"/>
  </w:num>
  <w:num w:numId="8" w16cid:durableId="1733768786">
    <w:abstractNumId w:val="3"/>
  </w:num>
  <w:num w:numId="9" w16cid:durableId="1275599552">
    <w:abstractNumId w:val="2"/>
  </w:num>
  <w:num w:numId="10" w16cid:durableId="1863978718">
    <w:abstractNumId w:val="1"/>
  </w:num>
  <w:num w:numId="11" w16cid:durableId="141703447">
    <w:abstractNumId w:val="0"/>
  </w:num>
  <w:num w:numId="12" w16cid:durableId="62487497">
    <w:abstractNumId w:val="11"/>
  </w:num>
  <w:num w:numId="13" w16cid:durableId="788358227">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ristina Padrino">
    <w15:presenceInfo w15:providerId="AD" w15:userId="S::cp@qvrlaw.net::fad399fd-ce7d-4dae-a301-49665d6f9b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613"/>
    <w:rsid w:val="00000371"/>
    <w:rsid w:val="00000A44"/>
    <w:rsid w:val="00001E65"/>
    <w:rsid w:val="0000252A"/>
    <w:rsid w:val="00003190"/>
    <w:rsid w:val="00004DCF"/>
    <w:rsid w:val="00005725"/>
    <w:rsid w:val="00006C1A"/>
    <w:rsid w:val="00011AD5"/>
    <w:rsid w:val="00012179"/>
    <w:rsid w:val="00012A33"/>
    <w:rsid w:val="00013A5B"/>
    <w:rsid w:val="00013A9E"/>
    <w:rsid w:val="00014D2E"/>
    <w:rsid w:val="00015C9F"/>
    <w:rsid w:val="000168B0"/>
    <w:rsid w:val="000177F9"/>
    <w:rsid w:val="00017D60"/>
    <w:rsid w:val="000226CB"/>
    <w:rsid w:val="00022870"/>
    <w:rsid w:val="00022959"/>
    <w:rsid w:val="000229EF"/>
    <w:rsid w:val="000231BC"/>
    <w:rsid w:val="00025BF3"/>
    <w:rsid w:val="000271EA"/>
    <w:rsid w:val="0003139C"/>
    <w:rsid w:val="00035525"/>
    <w:rsid w:val="00035BA0"/>
    <w:rsid w:val="00036AF8"/>
    <w:rsid w:val="00042174"/>
    <w:rsid w:val="0004367F"/>
    <w:rsid w:val="00043A04"/>
    <w:rsid w:val="00045A31"/>
    <w:rsid w:val="00046233"/>
    <w:rsid w:val="000471FB"/>
    <w:rsid w:val="00047409"/>
    <w:rsid w:val="000477EC"/>
    <w:rsid w:val="00047925"/>
    <w:rsid w:val="00050780"/>
    <w:rsid w:val="00050924"/>
    <w:rsid w:val="00051AB6"/>
    <w:rsid w:val="00051EB0"/>
    <w:rsid w:val="000521EB"/>
    <w:rsid w:val="00052283"/>
    <w:rsid w:val="00052D2D"/>
    <w:rsid w:val="000535E7"/>
    <w:rsid w:val="00057C60"/>
    <w:rsid w:val="0006021D"/>
    <w:rsid w:val="00060721"/>
    <w:rsid w:val="0006192F"/>
    <w:rsid w:val="00061A47"/>
    <w:rsid w:val="00061D86"/>
    <w:rsid w:val="000625CA"/>
    <w:rsid w:val="0006355D"/>
    <w:rsid w:val="00064B24"/>
    <w:rsid w:val="00064C4B"/>
    <w:rsid w:val="00064EA4"/>
    <w:rsid w:val="000654AA"/>
    <w:rsid w:val="0006673F"/>
    <w:rsid w:val="000700E3"/>
    <w:rsid w:val="00070122"/>
    <w:rsid w:val="00070BC9"/>
    <w:rsid w:val="00071402"/>
    <w:rsid w:val="0007423B"/>
    <w:rsid w:val="0007426E"/>
    <w:rsid w:val="00074F88"/>
    <w:rsid w:val="0007694C"/>
    <w:rsid w:val="00076EB8"/>
    <w:rsid w:val="000806B2"/>
    <w:rsid w:val="00080CC6"/>
    <w:rsid w:val="00080D3F"/>
    <w:rsid w:val="000816DB"/>
    <w:rsid w:val="000816E3"/>
    <w:rsid w:val="00082704"/>
    <w:rsid w:val="00082785"/>
    <w:rsid w:val="00083649"/>
    <w:rsid w:val="000841DD"/>
    <w:rsid w:val="00084EC5"/>
    <w:rsid w:val="00086452"/>
    <w:rsid w:val="00086846"/>
    <w:rsid w:val="00087923"/>
    <w:rsid w:val="00087E44"/>
    <w:rsid w:val="00090A62"/>
    <w:rsid w:val="00092016"/>
    <w:rsid w:val="0009240B"/>
    <w:rsid w:val="00092864"/>
    <w:rsid w:val="00092D3E"/>
    <w:rsid w:val="000935F2"/>
    <w:rsid w:val="00095ECB"/>
    <w:rsid w:val="00097995"/>
    <w:rsid w:val="000A10AF"/>
    <w:rsid w:val="000A142F"/>
    <w:rsid w:val="000A2D2D"/>
    <w:rsid w:val="000A2D7C"/>
    <w:rsid w:val="000A7024"/>
    <w:rsid w:val="000B01BB"/>
    <w:rsid w:val="000B05EF"/>
    <w:rsid w:val="000B0680"/>
    <w:rsid w:val="000B0745"/>
    <w:rsid w:val="000B1A90"/>
    <w:rsid w:val="000B1BE0"/>
    <w:rsid w:val="000B263F"/>
    <w:rsid w:val="000B6ADC"/>
    <w:rsid w:val="000B758B"/>
    <w:rsid w:val="000C1379"/>
    <w:rsid w:val="000C1F26"/>
    <w:rsid w:val="000C3451"/>
    <w:rsid w:val="000C3F51"/>
    <w:rsid w:val="000C6172"/>
    <w:rsid w:val="000C6828"/>
    <w:rsid w:val="000C6F26"/>
    <w:rsid w:val="000C7775"/>
    <w:rsid w:val="000D06EB"/>
    <w:rsid w:val="000D0D6D"/>
    <w:rsid w:val="000D12C5"/>
    <w:rsid w:val="000D1510"/>
    <w:rsid w:val="000D1B67"/>
    <w:rsid w:val="000D25F2"/>
    <w:rsid w:val="000D3146"/>
    <w:rsid w:val="000D3755"/>
    <w:rsid w:val="000D5F27"/>
    <w:rsid w:val="000D7793"/>
    <w:rsid w:val="000E19C1"/>
    <w:rsid w:val="000E2C77"/>
    <w:rsid w:val="000E376F"/>
    <w:rsid w:val="000E3789"/>
    <w:rsid w:val="000E462F"/>
    <w:rsid w:val="000E50B4"/>
    <w:rsid w:val="000E5EE0"/>
    <w:rsid w:val="000E68B4"/>
    <w:rsid w:val="000E6FD5"/>
    <w:rsid w:val="000E718A"/>
    <w:rsid w:val="000E7CF2"/>
    <w:rsid w:val="000E7DA0"/>
    <w:rsid w:val="000F0DC2"/>
    <w:rsid w:val="000F21A2"/>
    <w:rsid w:val="000F2721"/>
    <w:rsid w:val="000F6469"/>
    <w:rsid w:val="000F70EB"/>
    <w:rsid w:val="00100194"/>
    <w:rsid w:val="00101B0E"/>
    <w:rsid w:val="00102A8E"/>
    <w:rsid w:val="001033EF"/>
    <w:rsid w:val="00106488"/>
    <w:rsid w:val="00106A05"/>
    <w:rsid w:val="0010738E"/>
    <w:rsid w:val="001116B1"/>
    <w:rsid w:val="00112594"/>
    <w:rsid w:val="00116A9E"/>
    <w:rsid w:val="00117CBE"/>
    <w:rsid w:val="00121C3B"/>
    <w:rsid w:val="00122A69"/>
    <w:rsid w:val="001233C7"/>
    <w:rsid w:val="0012650C"/>
    <w:rsid w:val="00126A23"/>
    <w:rsid w:val="0012780B"/>
    <w:rsid w:val="00127AC0"/>
    <w:rsid w:val="00127D67"/>
    <w:rsid w:val="00132260"/>
    <w:rsid w:val="00132D55"/>
    <w:rsid w:val="0013546D"/>
    <w:rsid w:val="00135A83"/>
    <w:rsid w:val="00136E91"/>
    <w:rsid w:val="001376D3"/>
    <w:rsid w:val="001429BE"/>
    <w:rsid w:val="00142CD9"/>
    <w:rsid w:val="001443D7"/>
    <w:rsid w:val="001445BE"/>
    <w:rsid w:val="00145A6A"/>
    <w:rsid w:val="00145AB2"/>
    <w:rsid w:val="001460BC"/>
    <w:rsid w:val="00146808"/>
    <w:rsid w:val="001469FF"/>
    <w:rsid w:val="00146EBC"/>
    <w:rsid w:val="001471A3"/>
    <w:rsid w:val="00147DFC"/>
    <w:rsid w:val="00150B37"/>
    <w:rsid w:val="0015295E"/>
    <w:rsid w:val="00153230"/>
    <w:rsid w:val="0015380A"/>
    <w:rsid w:val="00154434"/>
    <w:rsid w:val="00154C59"/>
    <w:rsid w:val="001551F7"/>
    <w:rsid w:val="00156367"/>
    <w:rsid w:val="00156666"/>
    <w:rsid w:val="0015759C"/>
    <w:rsid w:val="0015791B"/>
    <w:rsid w:val="00157F87"/>
    <w:rsid w:val="00160831"/>
    <w:rsid w:val="00160F98"/>
    <w:rsid w:val="001620E9"/>
    <w:rsid w:val="00165286"/>
    <w:rsid w:val="00165B89"/>
    <w:rsid w:val="001664D4"/>
    <w:rsid w:val="00166C16"/>
    <w:rsid w:val="00167FC8"/>
    <w:rsid w:val="00170FC5"/>
    <w:rsid w:val="0017122F"/>
    <w:rsid w:val="00171E7C"/>
    <w:rsid w:val="00172E09"/>
    <w:rsid w:val="001734FF"/>
    <w:rsid w:val="00173E54"/>
    <w:rsid w:val="00175DB8"/>
    <w:rsid w:val="00181112"/>
    <w:rsid w:val="00181F1B"/>
    <w:rsid w:val="001826E0"/>
    <w:rsid w:val="001838CA"/>
    <w:rsid w:val="00184393"/>
    <w:rsid w:val="00187DC6"/>
    <w:rsid w:val="00193B18"/>
    <w:rsid w:val="00196002"/>
    <w:rsid w:val="001963F6"/>
    <w:rsid w:val="001A03FC"/>
    <w:rsid w:val="001A14C1"/>
    <w:rsid w:val="001A1D66"/>
    <w:rsid w:val="001A2A7A"/>
    <w:rsid w:val="001A2B40"/>
    <w:rsid w:val="001A57A9"/>
    <w:rsid w:val="001A5EED"/>
    <w:rsid w:val="001A60FF"/>
    <w:rsid w:val="001A6F25"/>
    <w:rsid w:val="001A7D1C"/>
    <w:rsid w:val="001B03AF"/>
    <w:rsid w:val="001B08F6"/>
    <w:rsid w:val="001B0ACD"/>
    <w:rsid w:val="001B0F1F"/>
    <w:rsid w:val="001B29F1"/>
    <w:rsid w:val="001B2B5C"/>
    <w:rsid w:val="001B4347"/>
    <w:rsid w:val="001B517C"/>
    <w:rsid w:val="001B6682"/>
    <w:rsid w:val="001C0F13"/>
    <w:rsid w:val="001C0FDB"/>
    <w:rsid w:val="001C1517"/>
    <w:rsid w:val="001C3C3F"/>
    <w:rsid w:val="001C43C5"/>
    <w:rsid w:val="001C5DAB"/>
    <w:rsid w:val="001D2656"/>
    <w:rsid w:val="001D3231"/>
    <w:rsid w:val="001D4C8B"/>
    <w:rsid w:val="001D51C2"/>
    <w:rsid w:val="001D5CB7"/>
    <w:rsid w:val="001D76B2"/>
    <w:rsid w:val="001E096C"/>
    <w:rsid w:val="001E178A"/>
    <w:rsid w:val="001E25ED"/>
    <w:rsid w:val="001E31F8"/>
    <w:rsid w:val="001E3A52"/>
    <w:rsid w:val="001E4CC6"/>
    <w:rsid w:val="001E78C1"/>
    <w:rsid w:val="001E7DC5"/>
    <w:rsid w:val="001F148E"/>
    <w:rsid w:val="001F313B"/>
    <w:rsid w:val="001F6D00"/>
    <w:rsid w:val="001F78F4"/>
    <w:rsid w:val="00200F2A"/>
    <w:rsid w:val="00201926"/>
    <w:rsid w:val="002022DB"/>
    <w:rsid w:val="00204322"/>
    <w:rsid w:val="0020495B"/>
    <w:rsid w:val="00204E7E"/>
    <w:rsid w:val="00205214"/>
    <w:rsid w:val="002061D6"/>
    <w:rsid w:val="00207DE0"/>
    <w:rsid w:val="002106B6"/>
    <w:rsid w:val="00212EC7"/>
    <w:rsid w:val="0021318C"/>
    <w:rsid w:val="00215B25"/>
    <w:rsid w:val="00215CC0"/>
    <w:rsid w:val="00217743"/>
    <w:rsid w:val="00222383"/>
    <w:rsid w:val="00224A44"/>
    <w:rsid w:val="00224BA8"/>
    <w:rsid w:val="00227561"/>
    <w:rsid w:val="0023010A"/>
    <w:rsid w:val="002329F5"/>
    <w:rsid w:val="00232F92"/>
    <w:rsid w:val="00234DFF"/>
    <w:rsid w:val="00235D66"/>
    <w:rsid w:val="00241898"/>
    <w:rsid w:val="002418AF"/>
    <w:rsid w:val="002419F2"/>
    <w:rsid w:val="0024206B"/>
    <w:rsid w:val="002456F2"/>
    <w:rsid w:val="0024721A"/>
    <w:rsid w:val="00247343"/>
    <w:rsid w:val="00250257"/>
    <w:rsid w:val="00251474"/>
    <w:rsid w:val="0025568F"/>
    <w:rsid w:val="00255809"/>
    <w:rsid w:val="0025636F"/>
    <w:rsid w:val="002563C1"/>
    <w:rsid w:val="00257777"/>
    <w:rsid w:val="00262CE3"/>
    <w:rsid w:val="0026333B"/>
    <w:rsid w:val="00263416"/>
    <w:rsid w:val="002653DB"/>
    <w:rsid w:val="00265638"/>
    <w:rsid w:val="0026571B"/>
    <w:rsid w:val="00266CDF"/>
    <w:rsid w:val="002676AA"/>
    <w:rsid w:val="00271628"/>
    <w:rsid w:val="00271770"/>
    <w:rsid w:val="00271FEE"/>
    <w:rsid w:val="002731C1"/>
    <w:rsid w:val="00273A12"/>
    <w:rsid w:val="00274BEF"/>
    <w:rsid w:val="0027637B"/>
    <w:rsid w:val="002764CC"/>
    <w:rsid w:val="0028042C"/>
    <w:rsid w:val="00283807"/>
    <w:rsid w:val="00283892"/>
    <w:rsid w:val="00283E6E"/>
    <w:rsid w:val="0028532A"/>
    <w:rsid w:val="00287C7E"/>
    <w:rsid w:val="00287FC8"/>
    <w:rsid w:val="0029097E"/>
    <w:rsid w:val="002909E5"/>
    <w:rsid w:val="002921FB"/>
    <w:rsid w:val="002926C0"/>
    <w:rsid w:val="00292803"/>
    <w:rsid w:val="00293F05"/>
    <w:rsid w:val="00293F8D"/>
    <w:rsid w:val="00294FDA"/>
    <w:rsid w:val="00295380"/>
    <w:rsid w:val="00296474"/>
    <w:rsid w:val="002968F4"/>
    <w:rsid w:val="002A1342"/>
    <w:rsid w:val="002A2965"/>
    <w:rsid w:val="002A2AFA"/>
    <w:rsid w:val="002A43F2"/>
    <w:rsid w:val="002A4C00"/>
    <w:rsid w:val="002A4F22"/>
    <w:rsid w:val="002A63C9"/>
    <w:rsid w:val="002A661F"/>
    <w:rsid w:val="002A76ED"/>
    <w:rsid w:val="002B2CC0"/>
    <w:rsid w:val="002B3FA5"/>
    <w:rsid w:val="002B46D5"/>
    <w:rsid w:val="002B6AB6"/>
    <w:rsid w:val="002B7C7B"/>
    <w:rsid w:val="002C0F68"/>
    <w:rsid w:val="002C1149"/>
    <w:rsid w:val="002C5380"/>
    <w:rsid w:val="002C642B"/>
    <w:rsid w:val="002C648A"/>
    <w:rsid w:val="002C7AC8"/>
    <w:rsid w:val="002D15DB"/>
    <w:rsid w:val="002D1E2B"/>
    <w:rsid w:val="002D2803"/>
    <w:rsid w:val="002D3F3D"/>
    <w:rsid w:val="002D451B"/>
    <w:rsid w:val="002D46B7"/>
    <w:rsid w:val="002D47F6"/>
    <w:rsid w:val="002D4A02"/>
    <w:rsid w:val="002D4C5A"/>
    <w:rsid w:val="002E0131"/>
    <w:rsid w:val="002E0AC3"/>
    <w:rsid w:val="002E2E78"/>
    <w:rsid w:val="002E46A2"/>
    <w:rsid w:val="002E6F0C"/>
    <w:rsid w:val="002F082A"/>
    <w:rsid w:val="002F1316"/>
    <w:rsid w:val="002F1C4C"/>
    <w:rsid w:val="002F23A5"/>
    <w:rsid w:val="002F243D"/>
    <w:rsid w:val="002F29AA"/>
    <w:rsid w:val="002F2D23"/>
    <w:rsid w:val="002F393D"/>
    <w:rsid w:val="002F4593"/>
    <w:rsid w:val="002F4F5F"/>
    <w:rsid w:val="002F5517"/>
    <w:rsid w:val="002F5803"/>
    <w:rsid w:val="002F5C2D"/>
    <w:rsid w:val="002F62CB"/>
    <w:rsid w:val="002F648A"/>
    <w:rsid w:val="00300F7F"/>
    <w:rsid w:val="0030102D"/>
    <w:rsid w:val="00303183"/>
    <w:rsid w:val="00303E72"/>
    <w:rsid w:val="00304BBC"/>
    <w:rsid w:val="003050E7"/>
    <w:rsid w:val="003054B9"/>
    <w:rsid w:val="00306059"/>
    <w:rsid w:val="00306BA5"/>
    <w:rsid w:val="00306BF0"/>
    <w:rsid w:val="003107C8"/>
    <w:rsid w:val="0031094C"/>
    <w:rsid w:val="003112EE"/>
    <w:rsid w:val="00312BD9"/>
    <w:rsid w:val="00313025"/>
    <w:rsid w:val="0031428D"/>
    <w:rsid w:val="003143D3"/>
    <w:rsid w:val="0031485A"/>
    <w:rsid w:val="00314DBB"/>
    <w:rsid w:val="00316975"/>
    <w:rsid w:val="003220CA"/>
    <w:rsid w:val="0032295D"/>
    <w:rsid w:val="00322B57"/>
    <w:rsid w:val="00322ED0"/>
    <w:rsid w:val="00323987"/>
    <w:rsid w:val="003257D0"/>
    <w:rsid w:val="0032614D"/>
    <w:rsid w:val="00326341"/>
    <w:rsid w:val="003313C9"/>
    <w:rsid w:val="00332ABD"/>
    <w:rsid w:val="003340B1"/>
    <w:rsid w:val="0033449F"/>
    <w:rsid w:val="00335DCD"/>
    <w:rsid w:val="0033696A"/>
    <w:rsid w:val="003373ED"/>
    <w:rsid w:val="0034000F"/>
    <w:rsid w:val="0034108F"/>
    <w:rsid w:val="003411A6"/>
    <w:rsid w:val="00341E1D"/>
    <w:rsid w:val="003449C1"/>
    <w:rsid w:val="00345B85"/>
    <w:rsid w:val="00346885"/>
    <w:rsid w:val="00352006"/>
    <w:rsid w:val="0035288C"/>
    <w:rsid w:val="00355549"/>
    <w:rsid w:val="00355678"/>
    <w:rsid w:val="00357152"/>
    <w:rsid w:val="00357637"/>
    <w:rsid w:val="0035769B"/>
    <w:rsid w:val="00360637"/>
    <w:rsid w:val="003611E9"/>
    <w:rsid w:val="00361D9A"/>
    <w:rsid w:val="003620E8"/>
    <w:rsid w:val="003624C8"/>
    <w:rsid w:val="00362D8E"/>
    <w:rsid w:val="003637CD"/>
    <w:rsid w:val="003647D1"/>
    <w:rsid w:val="003657E8"/>
    <w:rsid w:val="00365811"/>
    <w:rsid w:val="0036592E"/>
    <w:rsid w:val="00370B04"/>
    <w:rsid w:val="00370DE6"/>
    <w:rsid w:val="00370EAD"/>
    <w:rsid w:val="00372551"/>
    <w:rsid w:val="00373987"/>
    <w:rsid w:val="00373E15"/>
    <w:rsid w:val="0037419D"/>
    <w:rsid w:val="00375129"/>
    <w:rsid w:val="00376BA6"/>
    <w:rsid w:val="0038018B"/>
    <w:rsid w:val="003819F3"/>
    <w:rsid w:val="00381C32"/>
    <w:rsid w:val="0038272D"/>
    <w:rsid w:val="00383C5E"/>
    <w:rsid w:val="00385142"/>
    <w:rsid w:val="00385FB6"/>
    <w:rsid w:val="003862E8"/>
    <w:rsid w:val="00387306"/>
    <w:rsid w:val="00391ECF"/>
    <w:rsid w:val="00394106"/>
    <w:rsid w:val="00394501"/>
    <w:rsid w:val="00394687"/>
    <w:rsid w:val="003948B2"/>
    <w:rsid w:val="003A0337"/>
    <w:rsid w:val="003A488C"/>
    <w:rsid w:val="003A6C55"/>
    <w:rsid w:val="003A6EF0"/>
    <w:rsid w:val="003A73CC"/>
    <w:rsid w:val="003A7C45"/>
    <w:rsid w:val="003A7DAE"/>
    <w:rsid w:val="003B07CF"/>
    <w:rsid w:val="003B0A3C"/>
    <w:rsid w:val="003B0BAE"/>
    <w:rsid w:val="003B0EF8"/>
    <w:rsid w:val="003B16B6"/>
    <w:rsid w:val="003B51F0"/>
    <w:rsid w:val="003B55C7"/>
    <w:rsid w:val="003B5A7E"/>
    <w:rsid w:val="003B6494"/>
    <w:rsid w:val="003B6725"/>
    <w:rsid w:val="003B79FE"/>
    <w:rsid w:val="003C04A4"/>
    <w:rsid w:val="003C23C1"/>
    <w:rsid w:val="003C2A4E"/>
    <w:rsid w:val="003C3D5B"/>
    <w:rsid w:val="003C3FB2"/>
    <w:rsid w:val="003C4DF0"/>
    <w:rsid w:val="003C4FE2"/>
    <w:rsid w:val="003C5F13"/>
    <w:rsid w:val="003C6097"/>
    <w:rsid w:val="003C6380"/>
    <w:rsid w:val="003C6ECD"/>
    <w:rsid w:val="003D047F"/>
    <w:rsid w:val="003D0DF8"/>
    <w:rsid w:val="003D2153"/>
    <w:rsid w:val="003D2157"/>
    <w:rsid w:val="003D271D"/>
    <w:rsid w:val="003D4309"/>
    <w:rsid w:val="003D4663"/>
    <w:rsid w:val="003D5330"/>
    <w:rsid w:val="003D5BF0"/>
    <w:rsid w:val="003D61B4"/>
    <w:rsid w:val="003D7F8B"/>
    <w:rsid w:val="003E0744"/>
    <w:rsid w:val="003E0ED3"/>
    <w:rsid w:val="003E1533"/>
    <w:rsid w:val="003E1D86"/>
    <w:rsid w:val="003E2F34"/>
    <w:rsid w:val="003E3010"/>
    <w:rsid w:val="003E43B5"/>
    <w:rsid w:val="003E5798"/>
    <w:rsid w:val="003E5E9D"/>
    <w:rsid w:val="003E60C5"/>
    <w:rsid w:val="003E687B"/>
    <w:rsid w:val="003E7058"/>
    <w:rsid w:val="003E7A87"/>
    <w:rsid w:val="003F0D0D"/>
    <w:rsid w:val="003F2D3C"/>
    <w:rsid w:val="003F4F3B"/>
    <w:rsid w:val="003F5513"/>
    <w:rsid w:val="003F5D03"/>
    <w:rsid w:val="003F791F"/>
    <w:rsid w:val="003F79F7"/>
    <w:rsid w:val="004002BA"/>
    <w:rsid w:val="00400F27"/>
    <w:rsid w:val="0040732B"/>
    <w:rsid w:val="0040735D"/>
    <w:rsid w:val="00407754"/>
    <w:rsid w:val="00410A8F"/>
    <w:rsid w:val="00411285"/>
    <w:rsid w:val="00411FD3"/>
    <w:rsid w:val="0041397A"/>
    <w:rsid w:val="00414862"/>
    <w:rsid w:val="00414C04"/>
    <w:rsid w:val="00415D9B"/>
    <w:rsid w:val="00416377"/>
    <w:rsid w:val="00417B3C"/>
    <w:rsid w:val="00417DBB"/>
    <w:rsid w:val="004225F5"/>
    <w:rsid w:val="00422FEB"/>
    <w:rsid w:val="0042336C"/>
    <w:rsid w:val="004234D3"/>
    <w:rsid w:val="00424C44"/>
    <w:rsid w:val="00425062"/>
    <w:rsid w:val="004250BC"/>
    <w:rsid w:val="00426714"/>
    <w:rsid w:val="004310E1"/>
    <w:rsid w:val="00431320"/>
    <w:rsid w:val="00433448"/>
    <w:rsid w:val="004349A7"/>
    <w:rsid w:val="00440BBE"/>
    <w:rsid w:val="00440C69"/>
    <w:rsid w:val="004412C1"/>
    <w:rsid w:val="004451F0"/>
    <w:rsid w:val="00447540"/>
    <w:rsid w:val="00447EC8"/>
    <w:rsid w:val="0045170D"/>
    <w:rsid w:val="00452A10"/>
    <w:rsid w:val="00452A6F"/>
    <w:rsid w:val="00454350"/>
    <w:rsid w:val="00456A88"/>
    <w:rsid w:val="00456B89"/>
    <w:rsid w:val="004617EF"/>
    <w:rsid w:val="004632D3"/>
    <w:rsid w:val="004640F0"/>
    <w:rsid w:val="00465542"/>
    <w:rsid w:val="00466C86"/>
    <w:rsid w:val="00470F27"/>
    <w:rsid w:val="004711F0"/>
    <w:rsid w:val="004723CA"/>
    <w:rsid w:val="0047285A"/>
    <w:rsid w:val="00472FC7"/>
    <w:rsid w:val="00473535"/>
    <w:rsid w:val="0047558C"/>
    <w:rsid w:val="0047619C"/>
    <w:rsid w:val="0047662C"/>
    <w:rsid w:val="00481DDE"/>
    <w:rsid w:val="00482F22"/>
    <w:rsid w:val="0048375E"/>
    <w:rsid w:val="004849A2"/>
    <w:rsid w:val="00484C07"/>
    <w:rsid w:val="00485231"/>
    <w:rsid w:val="004852CD"/>
    <w:rsid w:val="00485621"/>
    <w:rsid w:val="0048655E"/>
    <w:rsid w:val="00486B21"/>
    <w:rsid w:val="00486E4A"/>
    <w:rsid w:val="00487F75"/>
    <w:rsid w:val="0049070F"/>
    <w:rsid w:val="00491B1D"/>
    <w:rsid w:val="004921F3"/>
    <w:rsid w:val="00492A0B"/>
    <w:rsid w:val="00493890"/>
    <w:rsid w:val="00495254"/>
    <w:rsid w:val="004956CD"/>
    <w:rsid w:val="004A2951"/>
    <w:rsid w:val="004A5AA2"/>
    <w:rsid w:val="004A70A9"/>
    <w:rsid w:val="004A7B08"/>
    <w:rsid w:val="004B0309"/>
    <w:rsid w:val="004B1B51"/>
    <w:rsid w:val="004B2020"/>
    <w:rsid w:val="004B56B4"/>
    <w:rsid w:val="004C317B"/>
    <w:rsid w:val="004C4B5C"/>
    <w:rsid w:val="004C54B6"/>
    <w:rsid w:val="004C7390"/>
    <w:rsid w:val="004C753E"/>
    <w:rsid w:val="004C7A18"/>
    <w:rsid w:val="004D0600"/>
    <w:rsid w:val="004D0D6D"/>
    <w:rsid w:val="004D0F6C"/>
    <w:rsid w:val="004D1293"/>
    <w:rsid w:val="004D26DB"/>
    <w:rsid w:val="004D304F"/>
    <w:rsid w:val="004D3824"/>
    <w:rsid w:val="004D3C83"/>
    <w:rsid w:val="004D46F7"/>
    <w:rsid w:val="004E0488"/>
    <w:rsid w:val="004E1503"/>
    <w:rsid w:val="004E2EFA"/>
    <w:rsid w:val="004E2FDC"/>
    <w:rsid w:val="004E463E"/>
    <w:rsid w:val="004E53F7"/>
    <w:rsid w:val="004E57FC"/>
    <w:rsid w:val="004F0B33"/>
    <w:rsid w:val="004F11A6"/>
    <w:rsid w:val="004F3550"/>
    <w:rsid w:val="004F4544"/>
    <w:rsid w:val="004F648D"/>
    <w:rsid w:val="00502848"/>
    <w:rsid w:val="00502E04"/>
    <w:rsid w:val="005034E0"/>
    <w:rsid w:val="00503F3C"/>
    <w:rsid w:val="00504463"/>
    <w:rsid w:val="00504860"/>
    <w:rsid w:val="00505429"/>
    <w:rsid w:val="0050750F"/>
    <w:rsid w:val="00507E36"/>
    <w:rsid w:val="00507EC6"/>
    <w:rsid w:val="00511082"/>
    <w:rsid w:val="00511B14"/>
    <w:rsid w:val="00512AAB"/>
    <w:rsid w:val="00516E05"/>
    <w:rsid w:val="0052328F"/>
    <w:rsid w:val="00525DA7"/>
    <w:rsid w:val="00527D0D"/>
    <w:rsid w:val="0053020D"/>
    <w:rsid w:val="005308E4"/>
    <w:rsid w:val="00530A25"/>
    <w:rsid w:val="00530A8A"/>
    <w:rsid w:val="0053196B"/>
    <w:rsid w:val="00533F06"/>
    <w:rsid w:val="0053449D"/>
    <w:rsid w:val="00534E8D"/>
    <w:rsid w:val="0053559D"/>
    <w:rsid w:val="00540249"/>
    <w:rsid w:val="005402D5"/>
    <w:rsid w:val="005415EF"/>
    <w:rsid w:val="00541792"/>
    <w:rsid w:val="00543A61"/>
    <w:rsid w:val="005440AF"/>
    <w:rsid w:val="00544165"/>
    <w:rsid w:val="0054451E"/>
    <w:rsid w:val="00544DC6"/>
    <w:rsid w:val="00545D94"/>
    <w:rsid w:val="00545FD9"/>
    <w:rsid w:val="00546E40"/>
    <w:rsid w:val="005476DB"/>
    <w:rsid w:val="00550760"/>
    <w:rsid w:val="0055172C"/>
    <w:rsid w:val="005519F9"/>
    <w:rsid w:val="00555116"/>
    <w:rsid w:val="005561F7"/>
    <w:rsid w:val="0055790A"/>
    <w:rsid w:val="00557EA6"/>
    <w:rsid w:val="00560042"/>
    <w:rsid w:val="0056005C"/>
    <w:rsid w:val="00560BF0"/>
    <w:rsid w:val="00561198"/>
    <w:rsid w:val="00561258"/>
    <w:rsid w:val="0056142F"/>
    <w:rsid w:val="00561CA7"/>
    <w:rsid w:val="00561E1B"/>
    <w:rsid w:val="00561FBE"/>
    <w:rsid w:val="005625AF"/>
    <w:rsid w:val="00562FDF"/>
    <w:rsid w:val="00563128"/>
    <w:rsid w:val="00564887"/>
    <w:rsid w:val="00565AF8"/>
    <w:rsid w:val="00565C37"/>
    <w:rsid w:val="005663E4"/>
    <w:rsid w:val="00566CB2"/>
    <w:rsid w:val="00567D37"/>
    <w:rsid w:val="00570154"/>
    <w:rsid w:val="00574631"/>
    <w:rsid w:val="0057463A"/>
    <w:rsid w:val="00577C3C"/>
    <w:rsid w:val="0058186F"/>
    <w:rsid w:val="00581BDA"/>
    <w:rsid w:val="00582030"/>
    <w:rsid w:val="00582126"/>
    <w:rsid w:val="00582D3D"/>
    <w:rsid w:val="0058354E"/>
    <w:rsid w:val="00583799"/>
    <w:rsid w:val="0058424F"/>
    <w:rsid w:val="00584909"/>
    <w:rsid w:val="00586E40"/>
    <w:rsid w:val="00590465"/>
    <w:rsid w:val="00591D3C"/>
    <w:rsid w:val="00591FD2"/>
    <w:rsid w:val="00593AAC"/>
    <w:rsid w:val="00593B5F"/>
    <w:rsid w:val="0059407B"/>
    <w:rsid w:val="0059426F"/>
    <w:rsid w:val="00594A5A"/>
    <w:rsid w:val="00595F87"/>
    <w:rsid w:val="005A0155"/>
    <w:rsid w:val="005A065D"/>
    <w:rsid w:val="005A0F04"/>
    <w:rsid w:val="005A2C3D"/>
    <w:rsid w:val="005A35C2"/>
    <w:rsid w:val="005A41F1"/>
    <w:rsid w:val="005A4492"/>
    <w:rsid w:val="005A523C"/>
    <w:rsid w:val="005A5528"/>
    <w:rsid w:val="005A6674"/>
    <w:rsid w:val="005A71B7"/>
    <w:rsid w:val="005A770F"/>
    <w:rsid w:val="005B1487"/>
    <w:rsid w:val="005B2892"/>
    <w:rsid w:val="005B2D18"/>
    <w:rsid w:val="005B375F"/>
    <w:rsid w:val="005B387F"/>
    <w:rsid w:val="005B388F"/>
    <w:rsid w:val="005B3E8A"/>
    <w:rsid w:val="005B4166"/>
    <w:rsid w:val="005B4489"/>
    <w:rsid w:val="005B5C04"/>
    <w:rsid w:val="005B5C13"/>
    <w:rsid w:val="005B6662"/>
    <w:rsid w:val="005B6789"/>
    <w:rsid w:val="005B685B"/>
    <w:rsid w:val="005B6F8A"/>
    <w:rsid w:val="005B7B33"/>
    <w:rsid w:val="005C05ED"/>
    <w:rsid w:val="005C0AD2"/>
    <w:rsid w:val="005C0C60"/>
    <w:rsid w:val="005C12AA"/>
    <w:rsid w:val="005C335E"/>
    <w:rsid w:val="005C4C04"/>
    <w:rsid w:val="005C5480"/>
    <w:rsid w:val="005C639E"/>
    <w:rsid w:val="005C6B33"/>
    <w:rsid w:val="005D0C83"/>
    <w:rsid w:val="005D10B5"/>
    <w:rsid w:val="005D4815"/>
    <w:rsid w:val="005D7E17"/>
    <w:rsid w:val="005E4064"/>
    <w:rsid w:val="005E42D3"/>
    <w:rsid w:val="005E45AC"/>
    <w:rsid w:val="005E676A"/>
    <w:rsid w:val="005F017A"/>
    <w:rsid w:val="005F0656"/>
    <w:rsid w:val="005F096F"/>
    <w:rsid w:val="005F268E"/>
    <w:rsid w:val="005F2A65"/>
    <w:rsid w:val="005F31CA"/>
    <w:rsid w:val="005F3E4E"/>
    <w:rsid w:val="006010E8"/>
    <w:rsid w:val="0060235D"/>
    <w:rsid w:val="00602590"/>
    <w:rsid w:val="00602A4F"/>
    <w:rsid w:val="006052D3"/>
    <w:rsid w:val="006057F2"/>
    <w:rsid w:val="00605D46"/>
    <w:rsid w:val="006069B0"/>
    <w:rsid w:val="00606AA9"/>
    <w:rsid w:val="00606CD8"/>
    <w:rsid w:val="006105CD"/>
    <w:rsid w:val="006113AC"/>
    <w:rsid w:val="00612757"/>
    <w:rsid w:val="006127B1"/>
    <w:rsid w:val="00615A69"/>
    <w:rsid w:val="006162FB"/>
    <w:rsid w:val="00616E4D"/>
    <w:rsid w:val="006179F1"/>
    <w:rsid w:val="00623980"/>
    <w:rsid w:val="006261A8"/>
    <w:rsid w:val="006263B2"/>
    <w:rsid w:val="006269C7"/>
    <w:rsid w:val="00626AE7"/>
    <w:rsid w:val="00630477"/>
    <w:rsid w:val="00632125"/>
    <w:rsid w:val="00632937"/>
    <w:rsid w:val="00633233"/>
    <w:rsid w:val="006334B0"/>
    <w:rsid w:val="00633A6D"/>
    <w:rsid w:val="00634ABE"/>
    <w:rsid w:val="00634F13"/>
    <w:rsid w:val="0063506E"/>
    <w:rsid w:val="00637F70"/>
    <w:rsid w:val="006407CB"/>
    <w:rsid w:val="006412BC"/>
    <w:rsid w:val="0064193E"/>
    <w:rsid w:val="0064371C"/>
    <w:rsid w:val="0064486B"/>
    <w:rsid w:val="00644D28"/>
    <w:rsid w:val="006465C6"/>
    <w:rsid w:val="00646D5A"/>
    <w:rsid w:val="00646DC7"/>
    <w:rsid w:val="00647FCD"/>
    <w:rsid w:val="0065126C"/>
    <w:rsid w:val="0065209F"/>
    <w:rsid w:val="00654A63"/>
    <w:rsid w:val="00654AAF"/>
    <w:rsid w:val="00655D36"/>
    <w:rsid w:val="00656670"/>
    <w:rsid w:val="0065713F"/>
    <w:rsid w:val="0066001A"/>
    <w:rsid w:val="0066077F"/>
    <w:rsid w:val="00660A42"/>
    <w:rsid w:val="00660C0D"/>
    <w:rsid w:val="00661C9D"/>
    <w:rsid w:val="00661EA9"/>
    <w:rsid w:val="006627A3"/>
    <w:rsid w:val="00662C14"/>
    <w:rsid w:val="006641BD"/>
    <w:rsid w:val="00664783"/>
    <w:rsid w:val="0066551F"/>
    <w:rsid w:val="006656EE"/>
    <w:rsid w:val="00665B29"/>
    <w:rsid w:val="0066659E"/>
    <w:rsid w:val="0066681A"/>
    <w:rsid w:val="00666D5B"/>
    <w:rsid w:val="00666FC6"/>
    <w:rsid w:val="006672A1"/>
    <w:rsid w:val="00667E90"/>
    <w:rsid w:val="00670DD7"/>
    <w:rsid w:val="006711B6"/>
    <w:rsid w:val="00671595"/>
    <w:rsid w:val="006715F4"/>
    <w:rsid w:val="00672613"/>
    <w:rsid w:val="006726ED"/>
    <w:rsid w:val="0067278A"/>
    <w:rsid w:val="00674320"/>
    <w:rsid w:val="006750C9"/>
    <w:rsid w:val="00675584"/>
    <w:rsid w:val="00675B91"/>
    <w:rsid w:val="00676AC2"/>
    <w:rsid w:val="00677E7D"/>
    <w:rsid w:val="00681BA6"/>
    <w:rsid w:val="006824BC"/>
    <w:rsid w:val="00682E46"/>
    <w:rsid w:val="0068367C"/>
    <w:rsid w:val="006849B4"/>
    <w:rsid w:val="0068538C"/>
    <w:rsid w:val="006855CC"/>
    <w:rsid w:val="006859BB"/>
    <w:rsid w:val="00685B24"/>
    <w:rsid w:val="00686B10"/>
    <w:rsid w:val="00686E26"/>
    <w:rsid w:val="0068754E"/>
    <w:rsid w:val="00690283"/>
    <w:rsid w:val="006904A5"/>
    <w:rsid w:val="00691A6C"/>
    <w:rsid w:val="006921F0"/>
    <w:rsid w:val="006928C8"/>
    <w:rsid w:val="0069402E"/>
    <w:rsid w:val="00694109"/>
    <w:rsid w:val="00695D9C"/>
    <w:rsid w:val="00696922"/>
    <w:rsid w:val="006972E8"/>
    <w:rsid w:val="006A0C69"/>
    <w:rsid w:val="006A0F1E"/>
    <w:rsid w:val="006A1106"/>
    <w:rsid w:val="006A2918"/>
    <w:rsid w:val="006A298D"/>
    <w:rsid w:val="006A2D98"/>
    <w:rsid w:val="006A59F9"/>
    <w:rsid w:val="006A6820"/>
    <w:rsid w:val="006A781D"/>
    <w:rsid w:val="006B21B6"/>
    <w:rsid w:val="006B2B53"/>
    <w:rsid w:val="006B2BD8"/>
    <w:rsid w:val="006B3415"/>
    <w:rsid w:val="006B51A2"/>
    <w:rsid w:val="006B5391"/>
    <w:rsid w:val="006B5A4D"/>
    <w:rsid w:val="006B636C"/>
    <w:rsid w:val="006C1711"/>
    <w:rsid w:val="006C324F"/>
    <w:rsid w:val="006C4C4F"/>
    <w:rsid w:val="006C5945"/>
    <w:rsid w:val="006C71B1"/>
    <w:rsid w:val="006C7BB6"/>
    <w:rsid w:val="006C7C6C"/>
    <w:rsid w:val="006D09A9"/>
    <w:rsid w:val="006D0D35"/>
    <w:rsid w:val="006D104D"/>
    <w:rsid w:val="006D10FD"/>
    <w:rsid w:val="006D1D13"/>
    <w:rsid w:val="006D2CE3"/>
    <w:rsid w:val="006D459B"/>
    <w:rsid w:val="006D79F0"/>
    <w:rsid w:val="006E0887"/>
    <w:rsid w:val="006E11DD"/>
    <w:rsid w:val="006E196B"/>
    <w:rsid w:val="006E36E4"/>
    <w:rsid w:val="006E37D5"/>
    <w:rsid w:val="006E46CC"/>
    <w:rsid w:val="006E6CE3"/>
    <w:rsid w:val="006F09AD"/>
    <w:rsid w:val="006F33D8"/>
    <w:rsid w:val="006F4849"/>
    <w:rsid w:val="006F5669"/>
    <w:rsid w:val="006F657B"/>
    <w:rsid w:val="007005D7"/>
    <w:rsid w:val="00703A94"/>
    <w:rsid w:val="00705900"/>
    <w:rsid w:val="00706F4D"/>
    <w:rsid w:val="00707F49"/>
    <w:rsid w:val="00711503"/>
    <w:rsid w:val="00711AA1"/>
    <w:rsid w:val="00714301"/>
    <w:rsid w:val="00714DEE"/>
    <w:rsid w:val="00715013"/>
    <w:rsid w:val="00716092"/>
    <w:rsid w:val="00717875"/>
    <w:rsid w:val="00720AD5"/>
    <w:rsid w:val="00720E81"/>
    <w:rsid w:val="00720FB6"/>
    <w:rsid w:val="0072108E"/>
    <w:rsid w:val="00721E74"/>
    <w:rsid w:val="00726CB3"/>
    <w:rsid w:val="0073357C"/>
    <w:rsid w:val="00733CE6"/>
    <w:rsid w:val="00737C92"/>
    <w:rsid w:val="007416D5"/>
    <w:rsid w:val="00741939"/>
    <w:rsid w:val="00741F6A"/>
    <w:rsid w:val="007431D6"/>
    <w:rsid w:val="00743220"/>
    <w:rsid w:val="00743959"/>
    <w:rsid w:val="00744EF3"/>
    <w:rsid w:val="007451DB"/>
    <w:rsid w:val="007452A5"/>
    <w:rsid w:val="00745361"/>
    <w:rsid w:val="00745522"/>
    <w:rsid w:val="00745CF6"/>
    <w:rsid w:val="007469BD"/>
    <w:rsid w:val="00747281"/>
    <w:rsid w:val="007515B2"/>
    <w:rsid w:val="00751F19"/>
    <w:rsid w:val="00752026"/>
    <w:rsid w:val="007556CE"/>
    <w:rsid w:val="00760416"/>
    <w:rsid w:val="00760893"/>
    <w:rsid w:val="007611E9"/>
    <w:rsid w:val="007611F2"/>
    <w:rsid w:val="007624FD"/>
    <w:rsid w:val="00763794"/>
    <w:rsid w:val="0076590E"/>
    <w:rsid w:val="00765A78"/>
    <w:rsid w:val="007666D0"/>
    <w:rsid w:val="00766CB3"/>
    <w:rsid w:val="00767005"/>
    <w:rsid w:val="0076783C"/>
    <w:rsid w:val="0076789F"/>
    <w:rsid w:val="00770754"/>
    <w:rsid w:val="00770FBC"/>
    <w:rsid w:val="007742A8"/>
    <w:rsid w:val="007742B6"/>
    <w:rsid w:val="00775490"/>
    <w:rsid w:val="0078017D"/>
    <w:rsid w:val="00780E56"/>
    <w:rsid w:val="00782FBD"/>
    <w:rsid w:val="00786513"/>
    <w:rsid w:val="007868A3"/>
    <w:rsid w:val="007870CF"/>
    <w:rsid w:val="00787FA0"/>
    <w:rsid w:val="0079090E"/>
    <w:rsid w:val="00790F5F"/>
    <w:rsid w:val="00791C8B"/>
    <w:rsid w:val="007926F0"/>
    <w:rsid w:val="0079285C"/>
    <w:rsid w:val="007931AA"/>
    <w:rsid w:val="00794791"/>
    <w:rsid w:val="00794AA0"/>
    <w:rsid w:val="00796197"/>
    <w:rsid w:val="007A0823"/>
    <w:rsid w:val="007A0FCC"/>
    <w:rsid w:val="007A1057"/>
    <w:rsid w:val="007A1E8E"/>
    <w:rsid w:val="007A1EB1"/>
    <w:rsid w:val="007A3131"/>
    <w:rsid w:val="007A5C0C"/>
    <w:rsid w:val="007A6990"/>
    <w:rsid w:val="007A6D10"/>
    <w:rsid w:val="007B2104"/>
    <w:rsid w:val="007B21CA"/>
    <w:rsid w:val="007B2455"/>
    <w:rsid w:val="007B2C07"/>
    <w:rsid w:val="007B2F2B"/>
    <w:rsid w:val="007B395F"/>
    <w:rsid w:val="007B4CDA"/>
    <w:rsid w:val="007B6554"/>
    <w:rsid w:val="007B6641"/>
    <w:rsid w:val="007B699E"/>
    <w:rsid w:val="007C0078"/>
    <w:rsid w:val="007C0171"/>
    <w:rsid w:val="007C03E0"/>
    <w:rsid w:val="007C0594"/>
    <w:rsid w:val="007C0626"/>
    <w:rsid w:val="007C1375"/>
    <w:rsid w:val="007C18AF"/>
    <w:rsid w:val="007C1ECB"/>
    <w:rsid w:val="007C3463"/>
    <w:rsid w:val="007C44C1"/>
    <w:rsid w:val="007C44D1"/>
    <w:rsid w:val="007C528C"/>
    <w:rsid w:val="007D11A5"/>
    <w:rsid w:val="007D1D6D"/>
    <w:rsid w:val="007D263D"/>
    <w:rsid w:val="007D264C"/>
    <w:rsid w:val="007D2FFC"/>
    <w:rsid w:val="007D314D"/>
    <w:rsid w:val="007D33AF"/>
    <w:rsid w:val="007D3B07"/>
    <w:rsid w:val="007D413C"/>
    <w:rsid w:val="007D489B"/>
    <w:rsid w:val="007D4E76"/>
    <w:rsid w:val="007D703E"/>
    <w:rsid w:val="007D71AF"/>
    <w:rsid w:val="007E0115"/>
    <w:rsid w:val="007E1136"/>
    <w:rsid w:val="007E1C68"/>
    <w:rsid w:val="007E271E"/>
    <w:rsid w:val="007E5DEF"/>
    <w:rsid w:val="007E65FB"/>
    <w:rsid w:val="007E6669"/>
    <w:rsid w:val="007E66B8"/>
    <w:rsid w:val="007E684F"/>
    <w:rsid w:val="007E7701"/>
    <w:rsid w:val="007E77C0"/>
    <w:rsid w:val="007F02F6"/>
    <w:rsid w:val="007F0993"/>
    <w:rsid w:val="007F0A55"/>
    <w:rsid w:val="007F0C33"/>
    <w:rsid w:val="007F0EFC"/>
    <w:rsid w:val="007F3337"/>
    <w:rsid w:val="007F4F2F"/>
    <w:rsid w:val="007F62B5"/>
    <w:rsid w:val="007F6A5E"/>
    <w:rsid w:val="00800F12"/>
    <w:rsid w:val="008012B8"/>
    <w:rsid w:val="00801373"/>
    <w:rsid w:val="008020FE"/>
    <w:rsid w:val="00804E3D"/>
    <w:rsid w:val="00805AD6"/>
    <w:rsid w:val="00806C57"/>
    <w:rsid w:val="00810BB2"/>
    <w:rsid w:val="00811D1B"/>
    <w:rsid w:val="008121BF"/>
    <w:rsid w:val="00812C54"/>
    <w:rsid w:val="00813507"/>
    <w:rsid w:val="00820037"/>
    <w:rsid w:val="00820070"/>
    <w:rsid w:val="00820396"/>
    <w:rsid w:val="008218C7"/>
    <w:rsid w:val="008224FE"/>
    <w:rsid w:val="00822F28"/>
    <w:rsid w:val="008235B9"/>
    <w:rsid w:val="008237A3"/>
    <w:rsid w:val="008244B0"/>
    <w:rsid w:val="0082507A"/>
    <w:rsid w:val="00825996"/>
    <w:rsid w:val="0082672E"/>
    <w:rsid w:val="00827F27"/>
    <w:rsid w:val="00827FE9"/>
    <w:rsid w:val="00831550"/>
    <w:rsid w:val="008317A9"/>
    <w:rsid w:val="008332D4"/>
    <w:rsid w:val="00833CD0"/>
    <w:rsid w:val="0083410B"/>
    <w:rsid w:val="008341D2"/>
    <w:rsid w:val="00834AA2"/>
    <w:rsid w:val="00835066"/>
    <w:rsid w:val="00835FA7"/>
    <w:rsid w:val="0083775B"/>
    <w:rsid w:val="00837C68"/>
    <w:rsid w:val="00837FE2"/>
    <w:rsid w:val="008426B3"/>
    <w:rsid w:val="0084295C"/>
    <w:rsid w:val="00842E8F"/>
    <w:rsid w:val="00844B49"/>
    <w:rsid w:val="00845156"/>
    <w:rsid w:val="0084610D"/>
    <w:rsid w:val="00851A07"/>
    <w:rsid w:val="008528C5"/>
    <w:rsid w:val="0085371F"/>
    <w:rsid w:val="0085403B"/>
    <w:rsid w:val="0085485D"/>
    <w:rsid w:val="00854DDF"/>
    <w:rsid w:val="0085663B"/>
    <w:rsid w:val="008606C8"/>
    <w:rsid w:val="00860735"/>
    <w:rsid w:val="00860FE2"/>
    <w:rsid w:val="00863077"/>
    <w:rsid w:val="0086371D"/>
    <w:rsid w:val="00863801"/>
    <w:rsid w:val="008643FF"/>
    <w:rsid w:val="008653CB"/>
    <w:rsid w:val="00866D1A"/>
    <w:rsid w:val="00867116"/>
    <w:rsid w:val="008704A6"/>
    <w:rsid w:val="008705FE"/>
    <w:rsid w:val="0087061D"/>
    <w:rsid w:val="00870D9E"/>
    <w:rsid w:val="00871C9E"/>
    <w:rsid w:val="00872731"/>
    <w:rsid w:val="00872F7C"/>
    <w:rsid w:val="008744C6"/>
    <w:rsid w:val="008750BA"/>
    <w:rsid w:val="00876012"/>
    <w:rsid w:val="0087647B"/>
    <w:rsid w:val="00876E8D"/>
    <w:rsid w:val="00877756"/>
    <w:rsid w:val="008777C5"/>
    <w:rsid w:val="0087796C"/>
    <w:rsid w:val="00877E02"/>
    <w:rsid w:val="0088027A"/>
    <w:rsid w:val="008818BE"/>
    <w:rsid w:val="008823D1"/>
    <w:rsid w:val="00882599"/>
    <w:rsid w:val="00882D8F"/>
    <w:rsid w:val="00887D3D"/>
    <w:rsid w:val="008909DF"/>
    <w:rsid w:val="00891132"/>
    <w:rsid w:val="00891852"/>
    <w:rsid w:val="008924BA"/>
    <w:rsid w:val="00892A32"/>
    <w:rsid w:val="00894504"/>
    <w:rsid w:val="00894AF5"/>
    <w:rsid w:val="00895329"/>
    <w:rsid w:val="008962C8"/>
    <w:rsid w:val="008964CD"/>
    <w:rsid w:val="00896906"/>
    <w:rsid w:val="00897B14"/>
    <w:rsid w:val="008A0A9C"/>
    <w:rsid w:val="008A0FC4"/>
    <w:rsid w:val="008A2534"/>
    <w:rsid w:val="008A3ABA"/>
    <w:rsid w:val="008A3B8C"/>
    <w:rsid w:val="008A4D92"/>
    <w:rsid w:val="008A5D1D"/>
    <w:rsid w:val="008A73D4"/>
    <w:rsid w:val="008A7C7D"/>
    <w:rsid w:val="008B07DD"/>
    <w:rsid w:val="008B21DF"/>
    <w:rsid w:val="008B2A72"/>
    <w:rsid w:val="008B3456"/>
    <w:rsid w:val="008B4579"/>
    <w:rsid w:val="008B4C3F"/>
    <w:rsid w:val="008B5545"/>
    <w:rsid w:val="008B6C86"/>
    <w:rsid w:val="008B6EFF"/>
    <w:rsid w:val="008C0BDD"/>
    <w:rsid w:val="008C0EAA"/>
    <w:rsid w:val="008C11E0"/>
    <w:rsid w:val="008C1889"/>
    <w:rsid w:val="008C2505"/>
    <w:rsid w:val="008C3BF6"/>
    <w:rsid w:val="008C3F41"/>
    <w:rsid w:val="008C5B6C"/>
    <w:rsid w:val="008C6558"/>
    <w:rsid w:val="008C6C89"/>
    <w:rsid w:val="008D1A97"/>
    <w:rsid w:val="008D2EB3"/>
    <w:rsid w:val="008D64EA"/>
    <w:rsid w:val="008D71E4"/>
    <w:rsid w:val="008D7596"/>
    <w:rsid w:val="008E19E6"/>
    <w:rsid w:val="008E4E01"/>
    <w:rsid w:val="008E5BA0"/>
    <w:rsid w:val="008E7FE4"/>
    <w:rsid w:val="008F12C1"/>
    <w:rsid w:val="008F2009"/>
    <w:rsid w:val="008F4A49"/>
    <w:rsid w:val="008F58C1"/>
    <w:rsid w:val="008F5AB3"/>
    <w:rsid w:val="009009BF"/>
    <w:rsid w:val="00901BF7"/>
    <w:rsid w:val="00901F47"/>
    <w:rsid w:val="00902F63"/>
    <w:rsid w:val="00903B02"/>
    <w:rsid w:val="009048C8"/>
    <w:rsid w:val="00906598"/>
    <w:rsid w:val="009077A0"/>
    <w:rsid w:val="00911E3E"/>
    <w:rsid w:val="00911F4F"/>
    <w:rsid w:val="00913664"/>
    <w:rsid w:val="00913978"/>
    <w:rsid w:val="009139B2"/>
    <w:rsid w:val="00913F6B"/>
    <w:rsid w:val="009141C2"/>
    <w:rsid w:val="00915788"/>
    <w:rsid w:val="00915EFC"/>
    <w:rsid w:val="009164CD"/>
    <w:rsid w:val="0091679F"/>
    <w:rsid w:val="009171E5"/>
    <w:rsid w:val="00917C32"/>
    <w:rsid w:val="009201A7"/>
    <w:rsid w:val="00921098"/>
    <w:rsid w:val="0092167C"/>
    <w:rsid w:val="00921942"/>
    <w:rsid w:val="009223AF"/>
    <w:rsid w:val="009223E4"/>
    <w:rsid w:val="0092547E"/>
    <w:rsid w:val="00927CD1"/>
    <w:rsid w:val="00927DCE"/>
    <w:rsid w:val="00931D94"/>
    <w:rsid w:val="009322F1"/>
    <w:rsid w:val="009333CD"/>
    <w:rsid w:val="0093389D"/>
    <w:rsid w:val="00934E8F"/>
    <w:rsid w:val="00936489"/>
    <w:rsid w:val="009375D3"/>
    <w:rsid w:val="00940589"/>
    <w:rsid w:val="00940795"/>
    <w:rsid w:val="00942051"/>
    <w:rsid w:val="00942CF6"/>
    <w:rsid w:val="00943AAE"/>
    <w:rsid w:val="00943D98"/>
    <w:rsid w:val="0094513E"/>
    <w:rsid w:val="009475E6"/>
    <w:rsid w:val="0095064D"/>
    <w:rsid w:val="00950FFE"/>
    <w:rsid w:val="0095150F"/>
    <w:rsid w:val="00955B4E"/>
    <w:rsid w:val="00955D87"/>
    <w:rsid w:val="009604B7"/>
    <w:rsid w:val="00960600"/>
    <w:rsid w:val="0096124D"/>
    <w:rsid w:val="00963799"/>
    <w:rsid w:val="0096385D"/>
    <w:rsid w:val="00963911"/>
    <w:rsid w:val="00964626"/>
    <w:rsid w:val="00964E64"/>
    <w:rsid w:val="00971D6D"/>
    <w:rsid w:val="00972597"/>
    <w:rsid w:val="0097311A"/>
    <w:rsid w:val="00973A57"/>
    <w:rsid w:val="0097450E"/>
    <w:rsid w:val="00975498"/>
    <w:rsid w:val="00975C64"/>
    <w:rsid w:val="00980745"/>
    <w:rsid w:val="00980C1F"/>
    <w:rsid w:val="0098181F"/>
    <w:rsid w:val="00982522"/>
    <w:rsid w:val="009832F8"/>
    <w:rsid w:val="00983B4B"/>
    <w:rsid w:val="00984A22"/>
    <w:rsid w:val="00985210"/>
    <w:rsid w:val="00986179"/>
    <w:rsid w:val="00986441"/>
    <w:rsid w:val="00986B2E"/>
    <w:rsid w:val="00986BFD"/>
    <w:rsid w:val="00986D7D"/>
    <w:rsid w:val="009902A9"/>
    <w:rsid w:val="009920E5"/>
    <w:rsid w:val="009935F3"/>
    <w:rsid w:val="00993889"/>
    <w:rsid w:val="00993C27"/>
    <w:rsid w:val="00994B55"/>
    <w:rsid w:val="00997F0F"/>
    <w:rsid w:val="009A0AD7"/>
    <w:rsid w:val="009A4774"/>
    <w:rsid w:val="009A5332"/>
    <w:rsid w:val="009A559B"/>
    <w:rsid w:val="009A5743"/>
    <w:rsid w:val="009A6D94"/>
    <w:rsid w:val="009A796C"/>
    <w:rsid w:val="009B005E"/>
    <w:rsid w:val="009B05B7"/>
    <w:rsid w:val="009B158D"/>
    <w:rsid w:val="009B3223"/>
    <w:rsid w:val="009B3413"/>
    <w:rsid w:val="009B4F46"/>
    <w:rsid w:val="009B5139"/>
    <w:rsid w:val="009B7BDF"/>
    <w:rsid w:val="009C0A1C"/>
    <w:rsid w:val="009C1425"/>
    <w:rsid w:val="009C1B5E"/>
    <w:rsid w:val="009C26A2"/>
    <w:rsid w:val="009C3735"/>
    <w:rsid w:val="009C505C"/>
    <w:rsid w:val="009C5833"/>
    <w:rsid w:val="009C62E5"/>
    <w:rsid w:val="009C6B78"/>
    <w:rsid w:val="009C73DA"/>
    <w:rsid w:val="009C7E9F"/>
    <w:rsid w:val="009D07C5"/>
    <w:rsid w:val="009D173A"/>
    <w:rsid w:val="009D2172"/>
    <w:rsid w:val="009D22E9"/>
    <w:rsid w:val="009D4788"/>
    <w:rsid w:val="009D4F68"/>
    <w:rsid w:val="009D6B61"/>
    <w:rsid w:val="009D6BA9"/>
    <w:rsid w:val="009D79C3"/>
    <w:rsid w:val="009E0102"/>
    <w:rsid w:val="009E012C"/>
    <w:rsid w:val="009E14A2"/>
    <w:rsid w:val="009E2747"/>
    <w:rsid w:val="009E3661"/>
    <w:rsid w:val="009E36A9"/>
    <w:rsid w:val="009E4586"/>
    <w:rsid w:val="009E75FB"/>
    <w:rsid w:val="009F09A5"/>
    <w:rsid w:val="009F180B"/>
    <w:rsid w:val="009F1DC4"/>
    <w:rsid w:val="009F2C29"/>
    <w:rsid w:val="009F50CF"/>
    <w:rsid w:val="009F599A"/>
    <w:rsid w:val="009F5C81"/>
    <w:rsid w:val="00A0017C"/>
    <w:rsid w:val="00A0022D"/>
    <w:rsid w:val="00A0031A"/>
    <w:rsid w:val="00A03805"/>
    <w:rsid w:val="00A041A3"/>
    <w:rsid w:val="00A05D9C"/>
    <w:rsid w:val="00A06C6F"/>
    <w:rsid w:val="00A075FD"/>
    <w:rsid w:val="00A077C1"/>
    <w:rsid w:val="00A07DE2"/>
    <w:rsid w:val="00A1009B"/>
    <w:rsid w:val="00A10AA7"/>
    <w:rsid w:val="00A11B9F"/>
    <w:rsid w:val="00A13D33"/>
    <w:rsid w:val="00A13D7C"/>
    <w:rsid w:val="00A146DC"/>
    <w:rsid w:val="00A14AA6"/>
    <w:rsid w:val="00A16243"/>
    <w:rsid w:val="00A16591"/>
    <w:rsid w:val="00A1702C"/>
    <w:rsid w:val="00A1728D"/>
    <w:rsid w:val="00A173BE"/>
    <w:rsid w:val="00A17FED"/>
    <w:rsid w:val="00A21A8D"/>
    <w:rsid w:val="00A2353A"/>
    <w:rsid w:val="00A23EB0"/>
    <w:rsid w:val="00A24A18"/>
    <w:rsid w:val="00A260AF"/>
    <w:rsid w:val="00A26814"/>
    <w:rsid w:val="00A26B41"/>
    <w:rsid w:val="00A274B9"/>
    <w:rsid w:val="00A32490"/>
    <w:rsid w:val="00A326E1"/>
    <w:rsid w:val="00A32B20"/>
    <w:rsid w:val="00A3481B"/>
    <w:rsid w:val="00A35984"/>
    <w:rsid w:val="00A35A6A"/>
    <w:rsid w:val="00A36A5F"/>
    <w:rsid w:val="00A40D26"/>
    <w:rsid w:val="00A44291"/>
    <w:rsid w:val="00A44CB1"/>
    <w:rsid w:val="00A4723B"/>
    <w:rsid w:val="00A504CA"/>
    <w:rsid w:val="00A5128C"/>
    <w:rsid w:val="00A51AF6"/>
    <w:rsid w:val="00A524E2"/>
    <w:rsid w:val="00A52C64"/>
    <w:rsid w:val="00A52DB6"/>
    <w:rsid w:val="00A53549"/>
    <w:rsid w:val="00A54FF4"/>
    <w:rsid w:val="00A55A29"/>
    <w:rsid w:val="00A56A3C"/>
    <w:rsid w:val="00A5703C"/>
    <w:rsid w:val="00A60FDA"/>
    <w:rsid w:val="00A61C1F"/>
    <w:rsid w:val="00A6277B"/>
    <w:rsid w:val="00A62EE5"/>
    <w:rsid w:val="00A635A5"/>
    <w:rsid w:val="00A64063"/>
    <w:rsid w:val="00A653DF"/>
    <w:rsid w:val="00A66086"/>
    <w:rsid w:val="00A6691A"/>
    <w:rsid w:val="00A66E58"/>
    <w:rsid w:val="00A671CE"/>
    <w:rsid w:val="00A67E80"/>
    <w:rsid w:val="00A72775"/>
    <w:rsid w:val="00A728C2"/>
    <w:rsid w:val="00A729CB"/>
    <w:rsid w:val="00A7313E"/>
    <w:rsid w:val="00A733B6"/>
    <w:rsid w:val="00A74569"/>
    <w:rsid w:val="00A750FF"/>
    <w:rsid w:val="00A75BB6"/>
    <w:rsid w:val="00A76489"/>
    <w:rsid w:val="00A774D9"/>
    <w:rsid w:val="00A807DF"/>
    <w:rsid w:val="00A81E4D"/>
    <w:rsid w:val="00A827B2"/>
    <w:rsid w:val="00A82D70"/>
    <w:rsid w:val="00A82ECB"/>
    <w:rsid w:val="00A830EB"/>
    <w:rsid w:val="00A83223"/>
    <w:rsid w:val="00A83480"/>
    <w:rsid w:val="00A83FB9"/>
    <w:rsid w:val="00A87CCA"/>
    <w:rsid w:val="00A90006"/>
    <w:rsid w:val="00A920DE"/>
    <w:rsid w:val="00A92427"/>
    <w:rsid w:val="00A93256"/>
    <w:rsid w:val="00A9421B"/>
    <w:rsid w:val="00A94576"/>
    <w:rsid w:val="00A953C3"/>
    <w:rsid w:val="00A95DD0"/>
    <w:rsid w:val="00A97EEE"/>
    <w:rsid w:val="00A97FD8"/>
    <w:rsid w:val="00AA0F82"/>
    <w:rsid w:val="00AA0FF2"/>
    <w:rsid w:val="00AA12BA"/>
    <w:rsid w:val="00AA336B"/>
    <w:rsid w:val="00AA3FE6"/>
    <w:rsid w:val="00AA5463"/>
    <w:rsid w:val="00AA5627"/>
    <w:rsid w:val="00AA5665"/>
    <w:rsid w:val="00AA5C10"/>
    <w:rsid w:val="00AA5EFD"/>
    <w:rsid w:val="00AA5FE6"/>
    <w:rsid w:val="00AA687F"/>
    <w:rsid w:val="00AA7B95"/>
    <w:rsid w:val="00AB1442"/>
    <w:rsid w:val="00AB1CE5"/>
    <w:rsid w:val="00AB2315"/>
    <w:rsid w:val="00AB299B"/>
    <w:rsid w:val="00AB3AA7"/>
    <w:rsid w:val="00AB4AA0"/>
    <w:rsid w:val="00AB69F0"/>
    <w:rsid w:val="00AC091D"/>
    <w:rsid w:val="00AC0EE5"/>
    <w:rsid w:val="00AC24D5"/>
    <w:rsid w:val="00AC55EC"/>
    <w:rsid w:val="00AC6300"/>
    <w:rsid w:val="00AC6A42"/>
    <w:rsid w:val="00AC72DA"/>
    <w:rsid w:val="00AC7B4D"/>
    <w:rsid w:val="00AC7FDF"/>
    <w:rsid w:val="00AD0031"/>
    <w:rsid w:val="00AD039B"/>
    <w:rsid w:val="00AD03D6"/>
    <w:rsid w:val="00AD0872"/>
    <w:rsid w:val="00AD0FE3"/>
    <w:rsid w:val="00AD169D"/>
    <w:rsid w:val="00AD1B93"/>
    <w:rsid w:val="00AD2118"/>
    <w:rsid w:val="00AD4421"/>
    <w:rsid w:val="00AD5F2E"/>
    <w:rsid w:val="00AD62D1"/>
    <w:rsid w:val="00AD652D"/>
    <w:rsid w:val="00AD75A8"/>
    <w:rsid w:val="00AD7D43"/>
    <w:rsid w:val="00AE044E"/>
    <w:rsid w:val="00AE1F5D"/>
    <w:rsid w:val="00AE260A"/>
    <w:rsid w:val="00AE339C"/>
    <w:rsid w:val="00AE3902"/>
    <w:rsid w:val="00AE4259"/>
    <w:rsid w:val="00AE5521"/>
    <w:rsid w:val="00AE66DC"/>
    <w:rsid w:val="00AE6B81"/>
    <w:rsid w:val="00AE7404"/>
    <w:rsid w:val="00AF1060"/>
    <w:rsid w:val="00AF152E"/>
    <w:rsid w:val="00AF1F33"/>
    <w:rsid w:val="00AF270F"/>
    <w:rsid w:val="00AF3E1D"/>
    <w:rsid w:val="00AF3FE7"/>
    <w:rsid w:val="00AF4A69"/>
    <w:rsid w:val="00AF4A9B"/>
    <w:rsid w:val="00AF4FEC"/>
    <w:rsid w:val="00B00D4B"/>
    <w:rsid w:val="00B02247"/>
    <w:rsid w:val="00B027E1"/>
    <w:rsid w:val="00B02CA3"/>
    <w:rsid w:val="00B05974"/>
    <w:rsid w:val="00B05D4B"/>
    <w:rsid w:val="00B05EB8"/>
    <w:rsid w:val="00B060C3"/>
    <w:rsid w:val="00B10768"/>
    <w:rsid w:val="00B11012"/>
    <w:rsid w:val="00B111CF"/>
    <w:rsid w:val="00B124AE"/>
    <w:rsid w:val="00B13844"/>
    <w:rsid w:val="00B138F4"/>
    <w:rsid w:val="00B139EB"/>
    <w:rsid w:val="00B14B82"/>
    <w:rsid w:val="00B153CB"/>
    <w:rsid w:val="00B15E94"/>
    <w:rsid w:val="00B16C66"/>
    <w:rsid w:val="00B2091F"/>
    <w:rsid w:val="00B20B7B"/>
    <w:rsid w:val="00B21625"/>
    <w:rsid w:val="00B21A1D"/>
    <w:rsid w:val="00B2351A"/>
    <w:rsid w:val="00B23638"/>
    <w:rsid w:val="00B23723"/>
    <w:rsid w:val="00B261F6"/>
    <w:rsid w:val="00B262B7"/>
    <w:rsid w:val="00B26318"/>
    <w:rsid w:val="00B27096"/>
    <w:rsid w:val="00B270B6"/>
    <w:rsid w:val="00B304E6"/>
    <w:rsid w:val="00B31E0A"/>
    <w:rsid w:val="00B32323"/>
    <w:rsid w:val="00B332E4"/>
    <w:rsid w:val="00B33B65"/>
    <w:rsid w:val="00B33CCB"/>
    <w:rsid w:val="00B347C9"/>
    <w:rsid w:val="00B35442"/>
    <w:rsid w:val="00B4163E"/>
    <w:rsid w:val="00B42311"/>
    <w:rsid w:val="00B42710"/>
    <w:rsid w:val="00B44F91"/>
    <w:rsid w:val="00B46576"/>
    <w:rsid w:val="00B466C1"/>
    <w:rsid w:val="00B50A4A"/>
    <w:rsid w:val="00B51B11"/>
    <w:rsid w:val="00B52890"/>
    <w:rsid w:val="00B53779"/>
    <w:rsid w:val="00B5648A"/>
    <w:rsid w:val="00B6025F"/>
    <w:rsid w:val="00B60C5E"/>
    <w:rsid w:val="00B61B56"/>
    <w:rsid w:val="00B62AA3"/>
    <w:rsid w:val="00B63AAC"/>
    <w:rsid w:val="00B63AF5"/>
    <w:rsid w:val="00B65136"/>
    <w:rsid w:val="00B65374"/>
    <w:rsid w:val="00B65D91"/>
    <w:rsid w:val="00B65DC1"/>
    <w:rsid w:val="00B66619"/>
    <w:rsid w:val="00B6685A"/>
    <w:rsid w:val="00B67900"/>
    <w:rsid w:val="00B67942"/>
    <w:rsid w:val="00B67E12"/>
    <w:rsid w:val="00B72F28"/>
    <w:rsid w:val="00B7392C"/>
    <w:rsid w:val="00B77115"/>
    <w:rsid w:val="00B77355"/>
    <w:rsid w:val="00B7781D"/>
    <w:rsid w:val="00B8053D"/>
    <w:rsid w:val="00B80899"/>
    <w:rsid w:val="00B80BD8"/>
    <w:rsid w:val="00B81947"/>
    <w:rsid w:val="00B81B2C"/>
    <w:rsid w:val="00B82A52"/>
    <w:rsid w:val="00B82E9A"/>
    <w:rsid w:val="00B85C1D"/>
    <w:rsid w:val="00B85FCC"/>
    <w:rsid w:val="00B86909"/>
    <w:rsid w:val="00B87587"/>
    <w:rsid w:val="00B87D9C"/>
    <w:rsid w:val="00B904C2"/>
    <w:rsid w:val="00B912FA"/>
    <w:rsid w:val="00B92750"/>
    <w:rsid w:val="00B92B79"/>
    <w:rsid w:val="00B936C0"/>
    <w:rsid w:val="00B941AB"/>
    <w:rsid w:val="00B94A4E"/>
    <w:rsid w:val="00B96263"/>
    <w:rsid w:val="00B97DDE"/>
    <w:rsid w:val="00BA002F"/>
    <w:rsid w:val="00BA04B2"/>
    <w:rsid w:val="00BA0F07"/>
    <w:rsid w:val="00BA1A7E"/>
    <w:rsid w:val="00BA1BAA"/>
    <w:rsid w:val="00BA1CC0"/>
    <w:rsid w:val="00BA247F"/>
    <w:rsid w:val="00BA3BB5"/>
    <w:rsid w:val="00BA4985"/>
    <w:rsid w:val="00BA7AC7"/>
    <w:rsid w:val="00BB21DE"/>
    <w:rsid w:val="00BB2714"/>
    <w:rsid w:val="00BB2A78"/>
    <w:rsid w:val="00BB39B7"/>
    <w:rsid w:val="00BB3AE8"/>
    <w:rsid w:val="00BB3AF5"/>
    <w:rsid w:val="00BB4A69"/>
    <w:rsid w:val="00BB5C0A"/>
    <w:rsid w:val="00BB628E"/>
    <w:rsid w:val="00BB7094"/>
    <w:rsid w:val="00BB7378"/>
    <w:rsid w:val="00BB7804"/>
    <w:rsid w:val="00BC047D"/>
    <w:rsid w:val="00BC1DF5"/>
    <w:rsid w:val="00BC3DB1"/>
    <w:rsid w:val="00BC4BE3"/>
    <w:rsid w:val="00BC55B8"/>
    <w:rsid w:val="00BC72A7"/>
    <w:rsid w:val="00BD064B"/>
    <w:rsid w:val="00BD23AB"/>
    <w:rsid w:val="00BD38C2"/>
    <w:rsid w:val="00BD4587"/>
    <w:rsid w:val="00BD52EE"/>
    <w:rsid w:val="00BD6F6D"/>
    <w:rsid w:val="00BE0727"/>
    <w:rsid w:val="00BE1FC0"/>
    <w:rsid w:val="00BE2AB8"/>
    <w:rsid w:val="00BF082D"/>
    <w:rsid w:val="00BF125F"/>
    <w:rsid w:val="00BF14C9"/>
    <w:rsid w:val="00BF490E"/>
    <w:rsid w:val="00BF4A96"/>
    <w:rsid w:val="00BF5349"/>
    <w:rsid w:val="00BF5DCC"/>
    <w:rsid w:val="00BF60A5"/>
    <w:rsid w:val="00BF632E"/>
    <w:rsid w:val="00BF7940"/>
    <w:rsid w:val="00C001AA"/>
    <w:rsid w:val="00C006A5"/>
    <w:rsid w:val="00C01760"/>
    <w:rsid w:val="00C02133"/>
    <w:rsid w:val="00C03372"/>
    <w:rsid w:val="00C042EE"/>
    <w:rsid w:val="00C04832"/>
    <w:rsid w:val="00C05C0D"/>
    <w:rsid w:val="00C05D79"/>
    <w:rsid w:val="00C07F3C"/>
    <w:rsid w:val="00C07F81"/>
    <w:rsid w:val="00C10518"/>
    <w:rsid w:val="00C108B8"/>
    <w:rsid w:val="00C117F6"/>
    <w:rsid w:val="00C118B6"/>
    <w:rsid w:val="00C12F07"/>
    <w:rsid w:val="00C13544"/>
    <w:rsid w:val="00C15C84"/>
    <w:rsid w:val="00C16843"/>
    <w:rsid w:val="00C16FA9"/>
    <w:rsid w:val="00C20AD3"/>
    <w:rsid w:val="00C20D98"/>
    <w:rsid w:val="00C233BD"/>
    <w:rsid w:val="00C26228"/>
    <w:rsid w:val="00C26C33"/>
    <w:rsid w:val="00C31AF4"/>
    <w:rsid w:val="00C33A79"/>
    <w:rsid w:val="00C34218"/>
    <w:rsid w:val="00C34A93"/>
    <w:rsid w:val="00C34C88"/>
    <w:rsid w:val="00C358B8"/>
    <w:rsid w:val="00C358C4"/>
    <w:rsid w:val="00C361CB"/>
    <w:rsid w:val="00C36767"/>
    <w:rsid w:val="00C36E54"/>
    <w:rsid w:val="00C40D66"/>
    <w:rsid w:val="00C4104F"/>
    <w:rsid w:val="00C43A1F"/>
    <w:rsid w:val="00C45CCF"/>
    <w:rsid w:val="00C46730"/>
    <w:rsid w:val="00C537F0"/>
    <w:rsid w:val="00C554AE"/>
    <w:rsid w:val="00C57C91"/>
    <w:rsid w:val="00C57EFD"/>
    <w:rsid w:val="00C60D49"/>
    <w:rsid w:val="00C6289B"/>
    <w:rsid w:val="00C634C2"/>
    <w:rsid w:val="00C6385E"/>
    <w:rsid w:val="00C64344"/>
    <w:rsid w:val="00C64415"/>
    <w:rsid w:val="00C64A3F"/>
    <w:rsid w:val="00C64E7F"/>
    <w:rsid w:val="00C65DA2"/>
    <w:rsid w:val="00C65DCD"/>
    <w:rsid w:val="00C70C0B"/>
    <w:rsid w:val="00C71AD4"/>
    <w:rsid w:val="00C71EE1"/>
    <w:rsid w:val="00C729CB"/>
    <w:rsid w:val="00C74460"/>
    <w:rsid w:val="00C74849"/>
    <w:rsid w:val="00C74F9C"/>
    <w:rsid w:val="00C77717"/>
    <w:rsid w:val="00C81100"/>
    <w:rsid w:val="00C82397"/>
    <w:rsid w:val="00C827DF"/>
    <w:rsid w:val="00C84830"/>
    <w:rsid w:val="00C86641"/>
    <w:rsid w:val="00C871D6"/>
    <w:rsid w:val="00C87E31"/>
    <w:rsid w:val="00C9146C"/>
    <w:rsid w:val="00C914CB"/>
    <w:rsid w:val="00C917A7"/>
    <w:rsid w:val="00C91FE3"/>
    <w:rsid w:val="00C92E81"/>
    <w:rsid w:val="00C938D1"/>
    <w:rsid w:val="00C93D7D"/>
    <w:rsid w:val="00C946DC"/>
    <w:rsid w:val="00C94984"/>
    <w:rsid w:val="00C963F7"/>
    <w:rsid w:val="00C964AA"/>
    <w:rsid w:val="00CA16F7"/>
    <w:rsid w:val="00CA1D51"/>
    <w:rsid w:val="00CA2460"/>
    <w:rsid w:val="00CA261E"/>
    <w:rsid w:val="00CA3420"/>
    <w:rsid w:val="00CA38F2"/>
    <w:rsid w:val="00CA3E6C"/>
    <w:rsid w:val="00CA40F8"/>
    <w:rsid w:val="00CA5142"/>
    <w:rsid w:val="00CA5571"/>
    <w:rsid w:val="00CA60BD"/>
    <w:rsid w:val="00CA65B1"/>
    <w:rsid w:val="00CB027A"/>
    <w:rsid w:val="00CB0D28"/>
    <w:rsid w:val="00CB144D"/>
    <w:rsid w:val="00CB3447"/>
    <w:rsid w:val="00CB3ACD"/>
    <w:rsid w:val="00CB578B"/>
    <w:rsid w:val="00CB6C1C"/>
    <w:rsid w:val="00CC054F"/>
    <w:rsid w:val="00CC1BC3"/>
    <w:rsid w:val="00CC31EF"/>
    <w:rsid w:val="00CC3569"/>
    <w:rsid w:val="00CC376E"/>
    <w:rsid w:val="00CC38B6"/>
    <w:rsid w:val="00CC4872"/>
    <w:rsid w:val="00CC599E"/>
    <w:rsid w:val="00CC6086"/>
    <w:rsid w:val="00CC697F"/>
    <w:rsid w:val="00CC7181"/>
    <w:rsid w:val="00CC7227"/>
    <w:rsid w:val="00CC7EB4"/>
    <w:rsid w:val="00CD0CC7"/>
    <w:rsid w:val="00CD1EDA"/>
    <w:rsid w:val="00CD2362"/>
    <w:rsid w:val="00CD258F"/>
    <w:rsid w:val="00CD26B8"/>
    <w:rsid w:val="00CD2EEC"/>
    <w:rsid w:val="00CD2F32"/>
    <w:rsid w:val="00CD3009"/>
    <w:rsid w:val="00CD3A95"/>
    <w:rsid w:val="00CD6260"/>
    <w:rsid w:val="00CD62A1"/>
    <w:rsid w:val="00CD66AC"/>
    <w:rsid w:val="00CD7862"/>
    <w:rsid w:val="00CE0278"/>
    <w:rsid w:val="00CE131A"/>
    <w:rsid w:val="00CE34B9"/>
    <w:rsid w:val="00CE3E6D"/>
    <w:rsid w:val="00CE66D6"/>
    <w:rsid w:val="00CE786E"/>
    <w:rsid w:val="00CE7949"/>
    <w:rsid w:val="00CF07EB"/>
    <w:rsid w:val="00CF13A3"/>
    <w:rsid w:val="00CF1A3D"/>
    <w:rsid w:val="00CF2C32"/>
    <w:rsid w:val="00CF3C62"/>
    <w:rsid w:val="00CF3EED"/>
    <w:rsid w:val="00CF4795"/>
    <w:rsid w:val="00CF4DDA"/>
    <w:rsid w:val="00CF4FDF"/>
    <w:rsid w:val="00CF59B9"/>
    <w:rsid w:val="00CF623C"/>
    <w:rsid w:val="00CF71A1"/>
    <w:rsid w:val="00CF753B"/>
    <w:rsid w:val="00D00EEA"/>
    <w:rsid w:val="00D01EDF"/>
    <w:rsid w:val="00D025B6"/>
    <w:rsid w:val="00D02817"/>
    <w:rsid w:val="00D0543A"/>
    <w:rsid w:val="00D0571B"/>
    <w:rsid w:val="00D07D70"/>
    <w:rsid w:val="00D07D86"/>
    <w:rsid w:val="00D1127E"/>
    <w:rsid w:val="00D11386"/>
    <w:rsid w:val="00D12A61"/>
    <w:rsid w:val="00D12BE6"/>
    <w:rsid w:val="00D1582A"/>
    <w:rsid w:val="00D158C1"/>
    <w:rsid w:val="00D15CBF"/>
    <w:rsid w:val="00D1656D"/>
    <w:rsid w:val="00D16B57"/>
    <w:rsid w:val="00D17538"/>
    <w:rsid w:val="00D175B7"/>
    <w:rsid w:val="00D2029B"/>
    <w:rsid w:val="00D20E84"/>
    <w:rsid w:val="00D2370F"/>
    <w:rsid w:val="00D25448"/>
    <w:rsid w:val="00D258A9"/>
    <w:rsid w:val="00D263D4"/>
    <w:rsid w:val="00D27187"/>
    <w:rsid w:val="00D272A1"/>
    <w:rsid w:val="00D329CE"/>
    <w:rsid w:val="00D3352B"/>
    <w:rsid w:val="00D33CA3"/>
    <w:rsid w:val="00D37686"/>
    <w:rsid w:val="00D403F9"/>
    <w:rsid w:val="00D4142F"/>
    <w:rsid w:val="00D429A0"/>
    <w:rsid w:val="00D4343D"/>
    <w:rsid w:val="00D437DD"/>
    <w:rsid w:val="00D43DD4"/>
    <w:rsid w:val="00D46219"/>
    <w:rsid w:val="00D47126"/>
    <w:rsid w:val="00D50C0E"/>
    <w:rsid w:val="00D521DB"/>
    <w:rsid w:val="00D535DF"/>
    <w:rsid w:val="00D53912"/>
    <w:rsid w:val="00D567A4"/>
    <w:rsid w:val="00D567C6"/>
    <w:rsid w:val="00D57A21"/>
    <w:rsid w:val="00D605A4"/>
    <w:rsid w:val="00D60C3A"/>
    <w:rsid w:val="00D611EB"/>
    <w:rsid w:val="00D613BB"/>
    <w:rsid w:val="00D61F26"/>
    <w:rsid w:val="00D61F8F"/>
    <w:rsid w:val="00D62224"/>
    <w:rsid w:val="00D63F29"/>
    <w:rsid w:val="00D6409F"/>
    <w:rsid w:val="00D64170"/>
    <w:rsid w:val="00D64F84"/>
    <w:rsid w:val="00D711DD"/>
    <w:rsid w:val="00D712C8"/>
    <w:rsid w:val="00D72106"/>
    <w:rsid w:val="00D72C68"/>
    <w:rsid w:val="00D73483"/>
    <w:rsid w:val="00D744B8"/>
    <w:rsid w:val="00D744FC"/>
    <w:rsid w:val="00D7486A"/>
    <w:rsid w:val="00D74EBD"/>
    <w:rsid w:val="00D755F9"/>
    <w:rsid w:val="00D7572D"/>
    <w:rsid w:val="00D77911"/>
    <w:rsid w:val="00D8194E"/>
    <w:rsid w:val="00D81CF6"/>
    <w:rsid w:val="00D8211D"/>
    <w:rsid w:val="00D8248F"/>
    <w:rsid w:val="00D82B4B"/>
    <w:rsid w:val="00D84E00"/>
    <w:rsid w:val="00D8544A"/>
    <w:rsid w:val="00D87A1B"/>
    <w:rsid w:val="00D87A94"/>
    <w:rsid w:val="00D9012E"/>
    <w:rsid w:val="00D90D97"/>
    <w:rsid w:val="00D9124E"/>
    <w:rsid w:val="00D924D4"/>
    <w:rsid w:val="00D92ABF"/>
    <w:rsid w:val="00D930BF"/>
    <w:rsid w:val="00D9361C"/>
    <w:rsid w:val="00D94792"/>
    <w:rsid w:val="00D950F2"/>
    <w:rsid w:val="00D97328"/>
    <w:rsid w:val="00DA080C"/>
    <w:rsid w:val="00DA0964"/>
    <w:rsid w:val="00DA0D89"/>
    <w:rsid w:val="00DA1D23"/>
    <w:rsid w:val="00DA480B"/>
    <w:rsid w:val="00DA48B3"/>
    <w:rsid w:val="00DA598B"/>
    <w:rsid w:val="00DA5A7B"/>
    <w:rsid w:val="00DA7285"/>
    <w:rsid w:val="00DA75FE"/>
    <w:rsid w:val="00DB158E"/>
    <w:rsid w:val="00DB2951"/>
    <w:rsid w:val="00DB2E2E"/>
    <w:rsid w:val="00DB31B2"/>
    <w:rsid w:val="00DB5805"/>
    <w:rsid w:val="00DB64D6"/>
    <w:rsid w:val="00DB6DF8"/>
    <w:rsid w:val="00DC0788"/>
    <w:rsid w:val="00DC09A2"/>
    <w:rsid w:val="00DC106A"/>
    <w:rsid w:val="00DC133C"/>
    <w:rsid w:val="00DC23CE"/>
    <w:rsid w:val="00DC250F"/>
    <w:rsid w:val="00DC26B5"/>
    <w:rsid w:val="00DC28CF"/>
    <w:rsid w:val="00DC31A4"/>
    <w:rsid w:val="00DC4069"/>
    <w:rsid w:val="00DC78FB"/>
    <w:rsid w:val="00DC7958"/>
    <w:rsid w:val="00DD08E8"/>
    <w:rsid w:val="00DD12FE"/>
    <w:rsid w:val="00DD1B44"/>
    <w:rsid w:val="00DD2686"/>
    <w:rsid w:val="00DD2CB6"/>
    <w:rsid w:val="00DD30AE"/>
    <w:rsid w:val="00DD3F44"/>
    <w:rsid w:val="00DD4434"/>
    <w:rsid w:val="00DD4ED8"/>
    <w:rsid w:val="00DD53F5"/>
    <w:rsid w:val="00DD548D"/>
    <w:rsid w:val="00DD5D9A"/>
    <w:rsid w:val="00DD62E3"/>
    <w:rsid w:val="00DD7A35"/>
    <w:rsid w:val="00DE04FA"/>
    <w:rsid w:val="00DE0547"/>
    <w:rsid w:val="00DE0C61"/>
    <w:rsid w:val="00DE0C96"/>
    <w:rsid w:val="00DE1161"/>
    <w:rsid w:val="00DE1EE1"/>
    <w:rsid w:val="00DE2B83"/>
    <w:rsid w:val="00DE347A"/>
    <w:rsid w:val="00DE572E"/>
    <w:rsid w:val="00DE7CFA"/>
    <w:rsid w:val="00DE7F67"/>
    <w:rsid w:val="00DF0B7E"/>
    <w:rsid w:val="00DF2398"/>
    <w:rsid w:val="00DF277F"/>
    <w:rsid w:val="00DF3323"/>
    <w:rsid w:val="00DF360F"/>
    <w:rsid w:val="00DF3B3C"/>
    <w:rsid w:val="00DF5EC4"/>
    <w:rsid w:val="00DF6D6B"/>
    <w:rsid w:val="00E0088A"/>
    <w:rsid w:val="00E00CA2"/>
    <w:rsid w:val="00E017E4"/>
    <w:rsid w:val="00E01C0E"/>
    <w:rsid w:val="00E022E8"/>
    <w:rsid w:val="00E0297A"/>
    <w:rsid w:val="00E02E38"/>
    <w:rsid w:val="00E03DCB"/>
    <w:rsid w:val="00E04976"/>
    <w:rsid w:val="00E0581B"/>
    <w:rsid w:val="00E062B0"/>
    <w:rsid w:val="00E079F4"/>
    <w:rsid w:val="00E12239"/>
    <w:rsid w:val="00E13F61"/>
    <w:rsid w:val="00E15C7E"/>
    <w:rsid w:val="00E1610B"/>
    <w:rsid w:val="00E17D71"/>
    <w:rsid w:val="00E22ACA"/>
    <w:rsid w:val="00E236CA"/>
    <w:rsid w:val="00E24D48"/>
    <w:rsid w:val="00E250E5"/>
    <w:rsid w:val="00E25438"/>
    <w:rsid w:val="00E256FB"/>
    <w:rsid w:val="00E27F47"/>
    <w:rsid w:val="00E30EE2"/>
    <w:rsid w:val="00E311C6"/>
    <w:rsid w:val="00E32603"/>
    <w:rsid w:val="00E34076"/>
    <w:rsid w:val="00E35269"/>
    <w:rsid w:val="00E3717B"/>
    <w:rsid w:val="00E37BB4"/>
    <w:rsid w:val="00E40A54"/>
    <w:rsid w:val="00E435A7"/>
    <w:rsid w:val="00E45E72"/>
    <w:rsid w:val="00E4653E"/>
    <w:rsid w:val="00E47C64"/>
    <w:rsid w:val="00E5029C"/>
    <w:rsid w:val="00E51389"/>
    <w:rsid w:val="00E51E60"/>
    <w:rsid w:val="00E536D6"/>
    <w:rsid w:val="00E53841"/>
    <w:rsid w:val="00E53AAD"/>
    <w:rsid w:val="00E54E90"/>
    <w:rsid w:val="00E555F0"/>
    <w:rsid w:val="00E56255"/>
    <w:rsid w:val="00E562A2"/>
    <w:rsid w:val="00E573D5"/>
    <w:rsid w:val="00E60C53"/>
    <w:rsid w:val="00E60FA4"/>
    <w:rsid w:val="00E61121"/>
    <w:rsid w:val="00E62B22"/>
    <w:rsid w:val="00E62C08"/>
    <w:rsid w:val="00E63331"/>
    <w:rsid w:val="00E647D2"/>
    <w:rsid w:val="00E6663A"/>
    <w:rsid w:val="00E66C87"/>
    <w:rsid w:val="00E66DCA"/>
    <w:rsid w:val="00E66F27"/>
    <w:rsid w:val="00E67123"/>
    <w:rsid w:val="00E67171"/>
    <w:rsid w:val="00E67533"/>
    <w:rsid w:val="00E713CB"/>
    <w:rsid w:val="00E71D72"/>
    <w:rsid w:val="00E72E7C"/>
    <w:rsid w:val="00E73413"/>
    <w:rsid w:val="00E73A54"/>
    <w:rsid w:val="00E74E44"/>
    <w:rsid w:val="00E75961"/>
    <w:rsid w:val="00E75E84"/>
    <w:rsid w:val="00E76712"/>
    <w:rsid w:val="00E773A7"/>
    <w:rsid w:val="00E77ECE"/>
    <w:rsid w:val="00E843BB"/>
    <w:rsid w:val="00E843FF"/>
    <w:rsid w:val="00E8552F"/>
    <w:rsid w:val="00E86DE7"/>
    <w:rsid w:val="00E86EE0"/>
    <w:rsid w:val="00E86FBD"/>
    <w:rsid w:val="00E92D42"/>
    <w:rsid w:val="00E9742E"/>
    <w:rsid w:val="00E9743C"/>
    <w:rsid w:val="00EA2382"/>
    <w:rsid w:val="00EA6253"/>
    <w:rsid w:val="00EA7BD9"/>
    <w:rsid w:val="00EA7F99"/>
    <w:rsid w:val="00EB3C9E"/>
    <w:rsid w:val="00EB488A"/>
    <w:rsid w:val="00EB574C"/>
    <w:rsid w:val="00EB740B"/>
    <w:rsid w:val="00EB7459"/>
    <w:rsid w:val="00EB78DC"/>
    <w:rsid w:val="00EC0CD4"/>
    <w:rsid w:val="00EC1335"/>
    <w:rsid w:val="00EC16E0"/>
    <w:rsid w:val="00EC16EF"/>
    <w:rsid w:val="00EC1806"/>
    <w:rsid w:val="00EC4D3E"/>
    <w:rsid w:val="00EC5D29"/>
    <w:rsid w:val="00EC6A8A"/>
    <w:rsid w:val="00EC7707"/>
    <w:rsid w:val="00ED139D"/>
    <w:rsid w:val="00ED51B9"/>
    <w:rsid w:val="00EE1B7A"/>
    <w:rsid w:val="00EE1C66"/>
    <w:rsid w:val="00EE1FED"/>
    <w:rsid w:val="00EE289A"/>
    <w:rsid w:val="00EE2FBF"/>
    <w:rsid w:val="00EE3BBF"/>
    <w:rsid w:val="00EE5EF9"/>
    <w:rsid w:val="00EE6260"/>
    <w:rsid w:val="00EE6F25"/>
    <w:rsid w:val="00EE73B4"/>
    <w:rsid w:val="00EF004D"/>
    <w:rsid w:val="00EF17D7"/>
    <w:rsid w:val="00EF1FE8"/>
    <w:rsid w:val="00EF2298"/>
    <w:rsid w:val="00EF31CC"/>
    <w:rsid w:val="00EF585E"/>
    <w:rsid w:val="00EF5920"/>
    <w:rsid w:val="00EF6056"/>
    <w:rsid w:val="00EF78EE"/>
    <w:rsid w:val="00F000A3"/>
    <w:rsid w:val="00F00AA1"/>
    <w:rsid w:val="00F038AB"/>
    <w:rsid w:val="00F06DAB"/>
    <w:rsid w:val="00F079F2"/>
    <w:rsid w:val="00F11B32"/>
    <w:rsid w:val="00F12551"/>
    <w:rsid w:val="00F12576"/>
    <w:rsid w:val="00F12CB3"/>
    <w:rsid w:val="00F13CCE"/>
    <w:rsid w:val="00F14F1F"/>
    <w:rsid w:val="00F16AE5"/>
    <w:rsid w:val="00F16D4C"/>
    <w:rsid w:val="00F17A0A"/>
    <w:rsid w:val="00F20028"/>
    <w:rsid w:val="00F218D4"/>
    <w:rsid w:val="00F223CF"/>
    <w:rsid w:val="00F2338E"/>
    <w:rsid w:val="00F2339C"/>
    <w:rsid w:val="00F26163"/>
    <w:rsid w:val="00F26BB3"/>
    <w:rsid w:val="00F27043"/>
    <w:rsid w:val="00F276B9"/>
    <w:rsid w:val="00F30152"/>
    <w:rsid w:val="00F30165"/>
    <w:rsid w:val="00F3023D"/>
    <w:rsid w:val="00F30346"/>
    <w:rsid w:val="00F314CF"/>
    <w:rsid w:val="00F31B8B"/>
    <w:rsid w:val="00F31F20"/>
    <w:rsid w:val="00F32126"/>
    <w:rsid w:val="00F32E3C"/>
    <w:rsid w:val="00F34192"/>
    <w:rsid w:val="00F34453"/>
    <w:rsid w:val="00F344CF"/>
    <w:rsid w:val="00F40361"/>
    <w:rsid w:val="00F413AE"/>
    <w:rsid w:val="00F41F43"/>
    <w:rsid w:val="00F42005"/>
    <w:rsid w:val="00F42C18"/>
    <w:rsid w:val="00F4386A"/>
    <w:rsid w:val="00F438C7"/>
    <w:rsid w:val="00F448C1"/>
    <w:rsid w:val="00F44A64"/>
    <w:rsid w:val="00F46E9A"/>
    <w:rsid w:val="00F51090"/>
    <w:rsid w:val="00F518D1"/>
    <w:rsid w:val="00F51DD2"/>
    <w:rsid w:val="00F51F3D"/>
    <w:rsid w:val="00F5200A"/>
    <w:rsid w:val="00F525B0"/>
    <w:rsid w:val="00F526E4"/>
    <w:rsid w:val="00F52FDA"/>
    <w:rsid w:val="00F535A4"/>
    <w:rsid w:val="00F53828"/>
    <w:rsid w:val="00F53CFF"/>
    <w:rsid w:val="00F53DF1"/>
    <w:rsid w:val="00F541A9"/>
    <w:rsid w:val="00F54B24"/>
    <w:rsid w:val="00F55C8E"/>
    <w:rsid w:val="00F55E08"/>
    <w:rsid w:val="00F55E24"/>
    <w:rsid w:val="00F57C95"/>
    <w:rsid w:val="00F57F12"/>
    <w:rsid w:val="00F62DF7"/>
    <w:rsid w:val="00F63680"/>
    <w:rsid w:val="00F64D35"/>
    <w:rsid w:val="00F651AE"/>
    <w:rsid w:val="00F653EC"/>
    <w:rsid w:val="00F65AAA"/>
    <w:rsid w:val="00F66130"/>
    <w:rsid w:val="00F661D7"/>
    <w:rsid w:val="00F662DA"/>
    <w:rsid w:val="00F6653D"/>
    <w:rsid w:val="00F67484"/>
    <w:rsid w:val="00F679C7"/>
    <w:rsid w:val="00F67E03"/>
    <w:rsid w:val="00F71AA1"/>
    <w:rsid w:val="00F71B1D"/>
    <w:rsid w:val="00F72D2C"/>
    <w:rsid w:val="00F74432"/>
    <w:rsid w:val="00F7492F"/>
    <w:rsid w:val="00F77CB4"/>
    <w:rsid w:val="00F81170"/>
    <w:rsid w:val="00F815BA"/>
    <w:rsid w:val="00F81C46"/>
    <w:rsid w:val="00F81D34"/>
    <w:rsid w:val="00F821E5"/>
    <w:rsid w:val="00F82369"/>
    <w:rsid w:val="00F83F0F"/>
    <w:rsid w:val="00F84544"/>
    <w:rsid w:val="00F84C2B"/>
    <w:rsid w:val="00F858FF"/>
    <w:rsid w:val="00F85CB2"/>
    <w:rsid w:val="00F86C06"/>
    <w:rsid w:val="00F86CAD"/>
    <w:rsid w:val="00F86D21"/>
    <w:rsid w:val="00F8707D"/>
    <w:rsid w:val="00F902E5"/>
    <w:rsid w:val="00F90833"/>
    <w:rsid w:val="00F9188F"/>
    <w:rsid w:val="00F91CA6"/>
    <w:rsid w:val="00F93FC0"/>
    <w:rsid w:val="00F94927"/>
    <w:rsid w:val="00F94942"/>
    <w:rsid w:val="00F960BA"/>
    <w:rsid w:val="00FA0024"/>
    <w:rsid w:val="00FA072F"/>
    <w:rsid w:val="00FA0954"/>
    <w:rsid w:val="00FA13A8"/>
    <w:rsid w:val="00FA2A63"/>
    <w:rsid w:val="00FA2FF0"/>
    <w:rsid w:val="00FA4F66"/>
    <w:rsid w:val="00FA59BC"/>
    <w:rsid w:val="00FA645B"/>
    <w:rsid w:val="00FA693C"/>
    <w:rsid w:val="00FA6DB8"/>
    <w:rsid w:val="00FB14CB"/>
    <w:rsid w:val="00FB1741"/>
    <w:rsid w:val="00FB292D"/>
    <w:rsid w:val="00FB2E38"/>
    <w:rsid w:val="00FB39BF"/>
    <w:rsid w:val="00FB3EBF"/>
    <w:rsid w:val="00FB4585"/>
    <w:rsid w:val="00FB5594"/>
    <w:rsid w:val="00FC0BDC"/>
    <w:rsid w:val="00FC131F"/>
    <w:rsid w:val="00FC29B4"/>
    <w:rsid w:val="00FC2BBC"/>
    <w:rsid w:val="00FC37E7"/>
    <w:rsid w:val="00FC389F"/>
    <w:rsid w:val="00FC5EFA"/>
    <w:rsid w:val="00FC5F5A"/>
    <w:rsid w:val="00FC5FB9"/>
    <w:rsid w:val="00FC6950"/>
    <w:rsid w:val="00FC6DBF"/>
    <w:rsid w:val="00FC7B64"/>
    <w:rsid w:val="00FD2F3F"/>
    <w:rsid w:val="00FD3CC7"/>
    <w:rsid w:val="00FD53EE"/>
    <w:rsid w:val="00FD6980"/>
    <w:rsid w:val="00FD75BB"/>
    <w:rsid w:val="00FD77A2"/>
    <w:rsid w:val="00FE16E9"/>
    <w:rsid w:val="00FE1850"/>
    <w:rsid w:val="00FE30D9"/>
    <w:rsid w:val="00FE3353"/>
    <w:rsid w:val="00FE3CE4"/>
    <w:rsid w:val="00FE4732"/>
    <w:rsid w:val="00FE697A"/>
    <w:rsid w:val="00FE7694"/>
    <w:rsid w:val="00FF064C"/>
    <w:rsid w:val="00FF499A"/>
    <w:rsid w:val="00FF4FA5"/>
    <w:rsid w:val="00FF5BF0"/>
    <w:rsid w:val="00FF6D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68B6D2"/>
  <w15:chartTrackingRefBased/>
  <w15:docId w15:val="{AA9DB853-B9FC-4F8B-97EA-950C43717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kern w:val="2"/>
        <w:sz w:val="24"/>
        <w:szCs w:val="24"/>
        <w:lang w:val="en-US" w:eastAsia="en-US" w:bidi="ar-SA"/>
        <w14:ligatures w14:val="standardContextual"/>
      </w:rPr>
    </w:rPrDefault>
    <w:pPrDefault>
      <w:pPr>
        <w:spacing w:line="480" w:lineRule="exact"/>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qFormat="1"/>
    <w:lsdException w:name="heading 3" w:semiHidden="1" w:uiPriority="0" w:qFormat="1"/>
    <w:lsdException w:name="heading 4" w:semiHidden="1" w:uiPriority="0" w:unhideWhenUsed="1" w:qFormat="1"/>
    <w:lsdException w:name="heading 5" w:semiHidden="1" w:uiPriority="0"/>
    <w:lsdException w:name="heading 6" w:semiHidden="1" w:uiPriority="0"/>
    <w:lsdException w:name="heading 7" w:semiHidden="1" w:uiPriority="0"/>
    <w:lsdException w:name="heading 8" w:semiHidden="1" w:uiPriority="0"/>
    <w:lsdException w:name="heading 9" w:semiHidden="1"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613"/>
    <w:pPr>
      <w:spacing w:line="240" w:lineRule="auto"/>
    </w:pPr>
    <w:rPr>
      <w:rFonts w:eastAsia="Times New Roman"/>
      <w:color w:val="auto"/>
      <w:kern w:val="0"/>
      <w14:ligatures w14:val="none"/>
    </w:rPr>
  </w:style>
  <w:style w:type="paragraph" w:styleId="Heading1">
    <w:name w:val="heading 1"/>
    <w:basedOn w:val="Normal"/>
    <w:next w:val="BodyText"/>
    <w:link w:val="Heading1Char"/>
    <w:qFormat/>
    <w:rsid w:val="003257D0"/>
    <w:pPr>
      <w:numPr>
        <w:numId w:val="1"/>
      </w:numPr>
      <w:jc w:val="both"/>
      <w:outlineLvl w:val="0"/>
    </w:pPr>
    <w:rPr>
      <w:rFonts w:eastAsiaTheme="majorEastAsia"/>
      <w:szCs w:val="32"/>
    </w:rPr>
  </w:style>
  <w:style w:type="paragraph" w:styleId="Heading2">
    <w:name w:val="heading 2"/>
    <w:basedOn w:val="Normal"/>
    <w:next w:val="BodyText"/>
    <w:link w:val="Heading2Char"/>
    <w:qFormat/>
    <w:rsid w:val="003257D0"/>
    <w:pPr>
      <w:numPr>
        <w:ilvl w:val="1"/>
        <w:numId w:val="1"/>
      </w:numPr>
      <w:jc w:val="both"/>
      <w:outlineLvl w:val="1"/>
    </w:pPr>
    <w:rPr>
      <w:rFonts w:eastAsiaTheme="majorEastAsia"/>
      <w:szCs w:val="26"/>
    </w:rPr>
  </w:style>
  <w:style w:type="paragraph" w:styleId="Heading3">
    <w:name w:val="heading 3"/>
    <w:basedOn w:val="Normal"/>
    <w:next w:val="BodyText"/>
    <w:link w:val="Heading3Char"/>
    <w:qFormat/>
    <w:rsid w:val="003257D0"/>
    <w:pPr>
      <w:numPr>
        <w:ilvl w:val="2"/>
        <w:numId w:val="1"/>
      </w:numPr>
      <w:jc w:val="both"/>
      <w:outlineLvl w:val="2"/>
    </w:pPr>
    <w:rPr>
      <w:rFonts w:eastAsiaTheme="majorEastAsia"/>
    </w:rPr>
  </w:style>
  <w:style w:type="paragraph" w:styleId="Heading4">
    <w:name w:val="heading 4"/>
    <w:basedOn w:val="Normal"/>
    <w:next w:val="BodyText"/>
    <w:link w:val="Heading4Char"/>
    <w:unhideWhenUsed/>
    <w:qFormat/>
    <w:rsid w:val="003257D0"/>
    <w:pPr>
      <w:numPr>
        <w:ilvl w:val="3"/>
        <w:numId w:val="1"/>
      </w:numPr>
      <w:jc w:val="both"/>
      <w:outlineLvl w:val="3"/>
    </w:pPr>
    <w:rPr>
      <w:rFonts w:eastAsiaTheme="majorEastAsia"/>
      <w:iCs/>
    </w:rPr>
  </w:style>
  <w:style w:type="paragraph" w:styleId="Heading5">
    <w:name w:val="heading 5"/>
    <w:basedOn w:val="Normal"/>
    <w:next w:val="BodyText"/>
    <w:link w:val="Heading5Char"/>
    <w:unhideWhenUsed/>
    <w:rsid w:val="003257D0"/>
    <w:pPr>
      <w:numPr>
        <w:ilvl w:val="4"/>
        <w:numId w:val="1"/>
      </w:numPr>
      <w:jc w:val="both"/>
      <w:outlineLvl w:val="4"/>
    </w:pPr>
    <w:rPr>
      <w:rFonts w:eastAsiaTheme="majorEastAsia"/>
    </w:rPr>
  </w:style>
  <w:style w:type="paragraph" w:styleId="Heading6">
    <w:name w:val="heading 6"/>
    <w:basedOn w:val="Normal"/>
    <w:next w:val="BodyText"/>
    <w:link w:val="Heading6Char"/>
    <w:unhideWhenUsed/>
    <w:rsid w:val="003257D0"/>
    <w:pPr>
      <w:numPr>
        <w:ilvl w:val="5"/>
        <w:numId w:val="1"/>
      </w:numPr>
      <w:jc w:val="both"/>
      <w:outlineLvl w:val="5"/>
    </w:pPr>
    <w:rPr>
      <w:rFonts w:eastAsiaTheme="majorEastAsia"/>
    </w:rPr>
  </w:style>
  <w:style w:type="paragraph" w:styleId="Heading7">
    <w:name w:val="heading 7"/>
    <w:basedOn w:val="Normal"/>
    <w:next w:val="BodyText"/>
    <w:link w:val="Heading7Char"/>
    <w:unhideWhenUsed/>
    <w:rsid w:val="003257D0"/>
    <w:pPr>
      <w:numPr>
        <w:ilvl w:val="6"/>
        <w:numId w:val="1"/>
      </w:numPr>
      <w:jc w:val="both"/>
      <w:outlineLvl w:val="6"/>
    </w:pPr>
    <w:rPr>
      <w:rFonts w:eastAsiaTheme="majorEastAsia"/>
      <w:iCs/>
    </w:rPr>
  </w:style>
  <w:style w:type="paragraph" w:styleId="Heading8">
    <w:name w:val="heading 8"/>
    <w:basedOn w:val="Normal"/>
    <w:next w:val="BodyText"/>
    <w:link w:val="Heading8Char"/>
    <w:unhideWhenUsed/>
    <w:rsid w:val="003257D0"/>
    <w:pPr>
      <w:numPr>
        <w:ilvl w:val="7"/>
        <w:numId w:val="1"/>
      </w:numPr>
      <w:jc w:val="both"/>
      <w:outlineLvl w:val="7"/>
    </w:pPr>
    <w:rPr>
      <w:rFonts w:eastAsiaTheme="majorEastAsia"/>
      <w:szCs w:val="21"/>
    </w:rPr>
  </w:style>
  <w:style w:type="paragraph" w:styleId="Heading9">
    <w:name w:val="heading 9"/>
    <w:basedOn w:val="Normal"/>
    <w:next w:val="BodyText"/>
    <w:link w:val="Heading9Char"/>
    <w:unhideWhenUsed/>
    <w:rsid w:val="003257D0"/>
    <w:pPr>
      <w:numPr>
        <w:ilvl w:val="8"/>
        <w:numId w:val="1"/>
      </w:numPr>
      <w:jc w:val="both"/>
      <w:outlineLvl w:val="8"/>
    </w:pPr>
    <w:rPr>
      <w:rFonts w:eastAsiaTheme="majorEastAsia"/>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86513"/>
    <w:rPr>
      <w:rFonts w:eastAsiaTheme="majorEastAsia" w:cs="Times New Roman"/>
      <w:szCs w:val="32"/>
    </w:rPr>
  </w:style>
  <w:style w:type="character" w:customStyle="1" w:styleId="Heading2Char">
    <w:name w:val="Heading 2 Char"/>
    <w:basedOn w:val="DefaultParagraphFont"/>
    <w:link w:val="Heading2"/>
    <w:rsid w:val="00786513"/>
    <w:rPr>
      <w:rFonts w:eastAsiaTheme="majorEastAsia" w:cs="Times New Roman"/>
      <w:szCs w:val="26"/>
    </w:rPr>
  </w:style>
  <w:style w:type="character" w:customStyle="1" w:styleId="Heading3Char">
    <w:name w:val="Heading 3 Char"/>
    <w:basedOn w:val="DefaultParagraphFont"/>
    <w:link w:val="Heading3"/>
    <w:rsid w:val="00786513"/>
    <w:rPr>
      <w:rFonts w:eastAsiaTheme="majorEastAsia" w:cs="Times New Roman"/>
    </w:rPr>
  </w:style>
  <w:style w:type="character" w:customStyle="1" w:styleId="Heading4Char">
    <w:name w:val="Heading 4 Char"/>
    <w:basedOn w:val="DefaultParagraphFont"/>
    <w:link w:val="Heading4"/>
    <w:rsid w:val="003257D0"/>
    <w:rPr>
      <w:rFonts w:eastAsiaTheme="majorEastAsia" w:cs="Times New Roman"/>
      <w:iCs/>
    </w:rPr>
  </w:style>
  <w:style w:type="character" w:customStyle="1" w:styleId="Heading5Char">
    <w:name w:val="Heading 5 Char"/>
    <w:basedOn w:val="DefaultParagraphFont"/>
    <w:link w:val="Heading5"/>
    <w:rsid w:val="00943AAE"/>
    <w:rPr>
      <w:rFonts w:eastAsiaTheme="majorEastAsia"/>
    </w:rPr>
  </w:style>
  <w:style w:type="character" w:customStyle="1" w:styleId="Heading6Char">
    <w:name w:val="Heading 6 Char"/>
    <w:basedOn w:val="DefaultParagraphFont"/>
    <w:link w:val="Heading6"/>
    <w:rsid w:val="00943AAE"/>
    <w:rPr>
      <w:rFonts w:eastAsiaTheme="majorEastAsia"/>
    </w:rPr>
  </w:style>
  <w:style w:type="character" w:customStyle="1" w:styleId="Heading7Char">
    <w:name w:val="Heading 7 Char"/>
    <w:basedOn w:val="DefaultParagraphFont"/>
    <w:link w:val="Heading7"/>
    <w:rsid w:val="00943AAE"/>
    <w:rPr>
      <w:rFonts w:eastAsiaTheme="majorEastAsia"/>
      <w:iCs/>
    </w:rPr>
  </w:style>
  <w:style w:type="character" w:customStyle="1" w:styleId="Heading8Char">
    <w:name w:val="Heading 8 Char"/>
    <w:basedOn w:val="DefaultParagraphFont"/>
    <w:link w:val="Heading8"/>
    <w:rsid w:val="00943AAE"/>
    <w:rPr>
      <w:rFonts w:eastAsiaTheme="majorEastAsia"/>
      <w:szCs w:val="21"/>
    </w:rPr>
  </w:style>
  <w:style w:type="character" w:customStyle="1" w:styleId="Heading9Char">
    <w:name w:val="Heading 9 Char"/>
    <w:basedOn w:val="DefaultParagraphFont"/>
    <w:link w:val="Heading9"/>
    <w:rsid w:val="00943AAE"/>
    <w:rPr>
      <w:rFonts w:eastAsiaTheme="majorEastAsia"/>
      <w:iCs/>
      <w:szCs w:val="21"/>
    </w:rPr>
  </w:style>
  <w:style w:type="paragraph" w:styleId="TOC1">
    <w:name w:val="toc 1"/>
    <w:basedOn w:val="Normal"/>
    <w:next w:val="Normal"/>
    <w:autoRedefine/>
    <w:uiPriority w:val="39"/>
    <w:unhideWhenUsed/>
    <w:rsid w:val="00D263D4"/>
    <w:pPr>
      <w:tabs>
        <w:tab w:val="left" w:pos="720"/>
        <w:tab w:val="right" w:leader="dot" w:pos="9350"/>
      </w:tabs>
      <w:ind w:left="720" w:right="432" w:hanging="720"/>
    </w:pPr>
  </w:style>
  <w:style w:type="paragraph" w:styleId="TOC2">
    <w:name w:val="toc 2"/>
    <w:basedOn w:val="Normal"/>
    <w:next w:val="Normal"/>
    <w:autoRedefine/>
    <w:uiPriority w:val="39"/>
    <w:unhideWhenUsed/>
    <w:rsid w:val="00D263D4"/>
    <w:pPr>
      <w:tabs>
        <w:tab w:val="left" w:pos="1440"/>
        <w:tab w:val="right" w:leader="dot" w:pos="9350"/>
      </w:tabs>
      <w:ind w:left="1440" w:right="432" w:hanging="720"/>
    </w:pPr>
  </w:style>
  <w:style w:type="paragraph" w:styleId="TOC3">
    <w:name w:val="toc 3"/>
    <w:basedOn w:val="Normal"/>
    <w:next w:val="Normal"/>
    <w:autoRedefine/>
    <w:uiPriority w:val="39"/>
    <w:unhideWhenUsed/>
    <w:rsid w:val="00D263D4"/>
    <w:pPr>
      <w:tabs>
        <w:tab w:val="left" w:pos="2160"/>
        <w:tab w:val="right" w:leader="dot" w:pos="9350"/>
      </w:tabs>
      <w:ind w:left="2160" w:right="432" w:hanging="720"/>
    </w:pPr>
  </w:style>
  <w:style w:type="paragraph" w:styleId="TOC4">
    <w:name w:val="toc 4"/>
    <w:basedOn w:val="Normal"/>
    <w:next w:val="Normal"/>
    <w:autoRedefine/>
    <w:uiPriority w:val="39"/>
    <w:unhideWhenUsed/>
    <w:rsid w:val="00F77CB4"/>
    <w:pPr>
      <w:tabs>
        <w:tab w:val="left" w:pos="2880"/>
        <w:tab w:val="right" w:leader="dot" w:pos="9350"/>
      </w:tabs>
      <w:ind w:left="2880" w:hanging="720"/>
    </w:pPr>
  </w:style>
  <w:style w:type="paragraph" w:styleId="TOC5">
    <w:name w:val="toc 5"/>
    <w:basedOn w:val="Normal"/>
    <w:next w:val="Normal"/>
    <w:autoRedefine/>
    <w:uiPriority w:val="39"/>
    <w:unhideWhenUsed/>
    <w:rsid w:val="00F77CB4"/>
    <w:pPr>
      <w:tabs>
        <w:tab w:val="left" w:pos="3600"/>
        <w:tab w:val="right" w:leader="dot" w:pos="9350"/>
      </w:tabs>
      <w:ind w:left="3600" w:hanging="720"/>
    </w:pPr>
  </w:style>
  <w:style w:type="paragraph" w:styleId="TOC6">
    <w:name w:val="toc 6"/>
    <w:basedOn w:val="Normal"/>
    <w:next w:val="Normal"/>
    <w:autoRedefine/>
    <w:uiPriority w:val="39"/>
    <w:unhideWhenUsed/>
    <w:rsid w:val="00F77CB4"/>
    <w:pPr>
      <w:tabs>
        <w:tab w:val="left" w:pos="4320"/>
        <w:tab w:val="right" w:leader="dot" w:pos="9350"/>
      </w:tabs>
      <w:ind w:left="4320" w:hanging="720"/>
    </w:pPr>
  </w:style>
  <w:style w:type="paragraph" w:styleId="TOC7">
    <w:name w:val="toc 7"/>
    <w:basedOn w:val="Normal"/>
    <w:next w:val="Normal"/>
    <w:autoRedefine/>
    <w:uiPriority w:val="39"/>
    <w:unhideWhenUsed/>
    <w:rsid w:val="00F77CB4"/>
    <w:pPr>
      <w:tabs>
        <w:tab w:val="left" w:pos="5040"/>
        <w:tab w:val="right" w:leader="dot" w:pos="9350"/>
      </w:tabs>
      <w:ind w:left="5040" w:hanging="720"/>
    </w:pPr>
  </w:style>
  <w:style w:type="paragraph" w:styleId="TOC8">
    <w:name w:val="toc 8"/>
    <w:basedOn w:val="Normal"/>
    <w:next w:val="Normal"/>
    <w:autoRedefine/>
    <w:uiPriority w:val="39"/>
    <w:unhideWhenUsed/>
    <w:rsid w:val="00F77CB4"/>
    <w:pPr>
      <w:tabs>
        <w:tab w:val="left" w:pos="5760"/>
        <w:tab w:val="right" w:leader="dot" w:pos="9350"/>
      </w:tabs>
      <w:ind w:left="5760" w:hanging="720"/>
    </w:pPr>
  </w:style>
  <w:style w:type="paragraph" w:styleId="TOC9">
    <w:name w:val="toc 9"/>
    <w:basedOn w:val="Normal"/>
    <w:next w:val="Normal"/>
    <w:autoRedefine/>
    <w:uiPriority w:val="39"/>
    <w:unhideWhenUsed/>
    <w:rsid w:val="00F77CB4"/>
    <w:pPr>
      <w:tabs>
        <w:tab w:val="left" w:pos="6480"/>
        <w:tab w:val="right" w:leader="dot" w:pos="9350"/>
      </w:tabs>
      <w:ind w:left="6480" w:hanging="720"/>
    </w:pPr>
  </w:style>
  <w:style w:type="paragraph" w:customStyle="1" w:styleId="1st05Dbl">
    <w:name w:val="1st0.5Dbl"/>
    <w:basedOn w:val="Normal"/>
    <w:qFormat/>
    <w:rsid w:val="00943AAE"/>
    <w:pPr>
      <w:spacing w:line="480" w:lineRule="auto"/>
      <w:ind w:firstLine="720"/>
    </w:pPr>
    <w:rPr>
      <w:rFonts w:eastAsia="Calibri"/>
      <w:szCs w:val="22"/>
    </w:rPr>
  </w:style>
  <w:style w:type="paragraph" w:customStyle="1" w:styleId="1st05Sgl">
    <w:name w:val="1st0.5Sgl"/>
    <w:basedOn w:val="Normal"/>
    <w:qFormat/>
    <w:rsid w:val="00786513"/>
    <w:pPr>
      <w:ind w:firstLine="720"/>
    </w:pPr>
    <w:rPr>
      <w:rFonts w:eastAsia="Calibri"/>
      <w:szCs w:val="22"/>
    </w:rPr>
  </w:style>
  <w:style w:type="paragraph" w:customStyle="1" w:styleId="1st10Dbl">
    <w:name w:val="1st1.0Dbl"/>
    <w:basedOn w:val="Normal"/>
    <w:qFormat/>
    <w:rsid w:val="00943AAE"/>
    <w:pPr>
      <w:spacing w:line="480" w:lineRule="auto"/>
      <w:ind w:firstLine="1440"/>
    </w:pPr>
    <w:rPr>
      <w:rFonts w:eastAsia="Calibri"/>
      <w:szCs w:val="22"/>
    </w:rPr>
  </w:style>
  <w:style w:type="paragraph" w:customStyle="1" w:styleId="1st10Sgl">
    <w:name w:val="1st1.0Sgl"/>
    <w:basedOn w:val="Normal"/>
    <w:qFormat/>
    <w:rsid w:val="00786513"/>
    <w:pPr>
      <w:ind w:firstLine="1440"/>
    </w:pPr>
    <w:rPr>
      <w:rFonts w:eastAsia="Calibri"/>
      <w:szCs w:val="22"/>
    </w:rPr>
  </w:style>
  <w:style w:type="paragraph" w:styleId="BodyText">
    <w:name w:val="Body Text"/>
    <w:basedOn w:val="Normal"/>
    <w:link w:val="BodyTextChar"/>
    <w:qFormat/>
    <w:rsid w:val="00943AAE"/>
  </w:style>
  <w:style w:type="character" w:customStyle="1" w:styleId="BodyTextChar">
    <w:name w:val="Body Text Char"/>
    <w:basedOn w:val="DefaultParagraphFont"/>
    <w:link w:val="BodyText"/>
    <w:rsid w:val="00943AAE"/>
    <w:rPr>
      <w:rFonts w:eastAsia="Times New Roman"/>
    </w:rPr>
  </w:style>
  <w:style w:type="paragraph" w:customStyle="1" w:styleId="DocID">
    <w:name w:val="DocID"/>
    <w:basedOn w:val="Normal"/>
    <w:next w:val="Normal"/>
    <w:qFormat/>
    <w:rsid w:val="00943AAE"/>
    <w:rPr>
      <w:sz w:val="18"/>
    </w:rPr>
  </w:style>
  <w:style w:type="paragraph" w:customStyle="1" w:styleId="FRHeading">
    <w:name w:val="FRHeading"/>
    <w:semiHidden/>
    <w:rsid w:val="00786513"/>
    <w:rPr>
      <w:rFonts w:eastAsia="Times New Roman"/>
    </w:rPr>
  </w:style>
  <w:style w:type="paragraph" w:styleId="Title">
    <w:name w:val="Title"/>
    <w:basedOn w:val="Normal"/>
    <w:link w:val="TitleChar"/>
    <w:qFormat/>
    <w:rsid w:val="00786513"/>
    <w:pPr>
      <w:keepNext/>
      <w:jc w:val="center"/>
    </w:pPr>
    <w:rPr>
      <w:rFonts w:cs="Arial"/>
      <w:b/>
      <w:bCs/>
      <w:caps/>
      <w:kern w:val="28"/>
      <w:szCs w:val="32"/>
    </w:rPr>
  </w:style>
  <w:style w:type="character" w:customStyle="1" w:styleId="TitleChar">
    <w:name w:val="Title Char"/>
    <w:basedOn w:val="DefaultParagraphFont"/>
    <w:link w:val="Title"/>
    <w:rsid w:val="00786513"/>
    <w:rPr>
      <w:rFonts w:eastAsia="Times New Roman" w:cs="Arial"/>
      <w:b/>
      <w:bCs/>
      <w:caps/>
      <w:kern w:val="28"/>
      <w:szCs w:val="32"/>
    </w:rPr>
  </w:style>
  <w:style w:type="paragraph" w:customStyle="1" w:styleId="WITNESSETH">
    <w:name w:val="WITNESSETH"/>
    <w:basedOn w:val="Normal"/>
    <w:qFormat/>
    <w:rsid w:val="00786513"/>
    <w:pPr>
      <w:keepNext/>
      <w:jc w:val="center"/>
    </w:pPr>
    <w:rPr>
      <w:b/>
      <w:bCs/>
      <w:caps/>
      <w:kern w:val="32"/>
      <w:szCs w:val="32"/>
      <w:u w:val="words"/>
    </w:rPr>
  </w:style>
  <w:style w:type="paragraph" w:styleId="Header">
    <w:name w:val="header"/>
    <w:basedOn w:val="Normal"/>
    <w:link w:val="HeaderChar"/>
    <w:unhideWhenUsed/>
    <w:rsid w:val="00AA5627"/>
    <w:pPr>
      <w:tabs>
        <w:tab w:val="center" w:pos="4680"/>
        <w:tab w:val="right" w:pos="9360"/>
      </w:tabs>
    </w:pPr>
  </w:style>
  <w:style w:type="character" w:customStyle="1" w:styleId="HeaderChar">
    <w:name w:val="Header Char"/>
    <w:basedOn w:val="DefaultParagraphFont"/>
    <w:link w:val="Header"/>
    <w:uiPriority w:val="99"/>
    <w:rsid w:val="00AA5627"/>
  </w:style>
  <w:style w:type="paragraph" w:styleId="Footer">
    <w:name w:val="footer"/>
    <w:basedOn w:val="Normal"/>
    <w:link w:val="FooterChar"/>
    <w:uiPriority w:val="99"/>
    <w:unhideWhenUsed/>
    <w:rsid w:val="00AA5627"/>
    <w:pPr>
      <w:tabs>
        <w:tab w:val="center" w:pos="4680"/>
        <w:tab w:val="right" w:pos="9360"/>
      </w:tabs>
    </w:pPr>
  </w:style>
  <w:style w:type="character" w:customStyle="1" w:styleId="FooterChar">
    <w:name w:val="Footer Char"/>
    <w:basedOn w:val="DefaultParagraphFont"/>
    <w:link w:val="Footer"/>
    <w:uiPriority w:val="99"/>
    <w:rsid w:val="00AA5627"/>
  </w:style>
  <w:style w:type="paragraph" w:styleId="Quote">
    <w:name w:val="Quote"/>
    <w:basedOn w:val="Normal"/>
    <w:next w:val="Normal"/>
    <w:link w:val="QuoteChar"/>
    <w:uiPriority w:val="29"/>
    <w:rsid w:val="0087601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76012"/>
    <w:rPr>
      <w:i/>
      <w:iCs/>
      <w:color w:val="404040" w:themeColor="text1" w:themeTint="BF"/>
    </w:rPr>
  </w:style>
  <w:style w:type="paragraph" w:customStyle="1" w:styleId="BlockQuote">
    <w:name w:val="Block Quote"/>
    <w:basedOn w:val="Normal"/>
    <w:rsid w:val="00876012"/>
    <w:pPr>
      <w:ind w:left="720" w:right="720"/>
    </w:pPr>
  </w:style>
  <w:style w:type="paragraph" w:styleId="Subtitle">
    <w:name w:val="Subtitle"/>
    <w:basedOn w:val="Normal"/>
    <w:next w:val="Normal"/>
    <w:link w:val="SubtitleChar"/>
    <w:uiPriority w:val="11"/>
    <w:semiHidden/>
    <w:unhideWhenUsed/>
    <w:qFormat/>
    <w:rsid w:val="0067261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672613"/>
    <w:rPr>
      <w:rFonts w:asciiTheme="minorHAnsi" w:eastAsiaTheme="majorEastAsia" w:hAnsiTheme="minorHAnsi" w:cstheme="majorBidi"/>
      <w:color w:val="595959" w:themeColor="text1" w:themeTint="A6"/>
      <w:spacing w:val="15"/>
      <w:sz w:val="28"/>
      <w:szCs w:val="28"/>
    </w:rPr>
  </w:style>
  <w:style w:type="paragraph" w:styleId="ListParagraph">
    <w:name w:val="List Paragraph"/>
    <w:basedOn w:val="Normal"/>
    <w:uiPriority w:val="34"/>
    <w:qFormat/>
    <w:rsid w:val="00672613"/>
    <w:pPr>
      <w:ind w:left="720"/>
      <w:contextualSpacing/>
    </w:pPr>
  </w:style>
  <w:style w:type="character" w:styleId="IntenseEmphasis">
    <w:name w:val="Intense Emphasis"/>
    <w:basedOn w:val="DefaultParagraphFont"/>
    <w:uiPriority w:val="21"/>
    <w:semiHidden/>
    <w:unhideWhenUsed/>
    <w:qFormat/>
    <w:rsid w:val="00672613"/>
    <w:rPr>
      <w:i/>
      <w:iCs/>
      <w:color w:val="0F4761" w:themeColor="accent1" w:themeShade="BF"/>
    </w:rPr>
  </w:style>
  <w:style w:type="paragraph" w:styleId="IntenseQuote">
    <w:name w:val="Intense Quote"/>
    <w:basedOn w:val="Normal"/>
    <w:next w:val="Normal"/>
    <w:link w:val="IntenseQuoteChar"/>
    <w:uiPriority w:val="30"/>
    <w:semiHidden/>
    <w:unhideWhenUsed/>
    <w:qFormat/>
    <w:rsid w:val="006726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672613"/>
    <w:rPr>
      <w:i/>
      <w:iCs/>
      <w:color w:val="0F4761" w:themeColor="accent1" w:themeShade="BF"/>
    </w:rPr>
  </w:style>
  <w:style w:type="character" w:styleId="IntenseReference">
    <w:name w:val="Intense Reference"/>
    <w:basedOn w:val="DefaultParagraphFont"/>
    <w:uiPriority w:val="32"/>
    <w:semiHidden/>
    <w:unhideWhenUsed/>
    <w:qFormat/>
    <w:rsid w:val="00672613"/>
    <w:rPr>
      <w:b/>
      <w:bCs/>
      <w:smallCaps/>
      <w:color w:val="0F4761" w:themeColor="accent1" w:themeShade="BF"/>
      <w:spacing w:val="5"/>
    </w:rPr>
  </w:style>
  <w:style w:type="paragraph" w:styleId="BodyText2">
    <w:name w:val="Body Text 2"/>
    <w:basedOn w:val="Normal"/>
    <w:link w:val="BodyText2Char"/>
    <w:rsid w:val="00672613"/>
    <w:pPr>
      <w:spacing w:after="120" w:line="480" w:lineRule="auto"/>
    </w:pPr>
  </w:style>
  <w:style w:type="character" w:customStyle="1" w:styleId="BodyText2Char">
    <w:name w:val="Body Text 2 Char"/>
    <w:basedOn w:val="DefaultParagraphFont"/>
    <w:link w:val="BodyText2"/>
    <w:rsid w:val="00672613"/>
    <w:rPr>
      <w:rFonts w:eastAsia="Times New Roman"/>
      <w:color w:val="auto"/>
      <w:kern w:val="0"/>
      <w14:ligatures w14:val="none"/>
    </w:rPr>
  </w:style>
  <w:style w:type="paragraph" w:customStyle="1" w:styleId="CM2">
    <w:name w:val="CM2"/>
    <w:basedOn w:val="Normal"/>
    <w:next w:val="Normal"/>
    <w:uiPriority w:val="99"/>
    <w:rsid w:val="00672613"/>
    <w:pPr>
      <w:widowControl w:val="0"/>
      <w:autoSpaceDE w:val="0"/>
      <w:autoSpaceDN w:val="0"/>
      <w:adjustRightInd w:val="0"/>
      <w:spacing w:after="260"/>
    </w:pPr>
    <w:rPr>
      <w:rFonts w:eastAsia="SimSun"/>
    </w:rPr>
  </w:style>
  <w:style w:type="paragraph" w:styleId="Revision">
    <w:name w:val="Revision"/>
    <w:hidden/>
    <w:uiPriority w:val="99"/>
    <w:semiHidden/>
    <w:rsid w:val="007D489B"/>
    <w:pPr>
      <w:spacing w:line="240" w:lineRule="auto"/>
    </w:pPr>
    <w:rPr>
      <w:rFonts w:eastAsia="Times New Roman"/>
      <w:color w:val="auto"/>
      <w:kern w:val="0"/>
      <w14:ligatures w14:val="none"/>
    </w:rPr>
  </w:style>
  <w:style w:type="paragraph" w:styleId="NormalWeb">
    <w:name w:val="Normal (Web)"/>
    <w:basedOn w:val="Normal"/>
    <w:uiPriority w:val="99"/>
    <w:semiHidden/>
    <w:unhideWhenUsed/>
    <w:rsid w:val="00D6409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A97BE4C-065B-46CB-BBD4-F43EC4DF964F}">
  <we:reference id="15aacfb1-b0aa-4184-aca4-5fdc2a6854b4" version="1.0.0.3" store="EXCatalog" storeType="EXCatalog"/>
  <we:alternateReferences>
    <we:reference id="WA200007271" version="1.0.0.3"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124E75B7469C4C8B2201520C0AA267" ma:contentTypeVersion="12" ma:contentTypeDescription="Create a new document." ma:contentTypeScope="" ma:versionID="ce6873c5f2664a1077c2d9db2a6e53c0">
  <xsd:schema xmlns:xsd="http://www.w3.org/2001/XMLSchema" xmlns:xs="http://www.w3.org/2001/XMLSchema" xmlns:p="http://schemas.microsoft.com/office/2006/metadata/properties" xmlns:ns2="7f8c7625-fd24-4b70-943b-c9ba97358658" xmlns:ns3="d6c32b09-a424-4759-bfe0-a6784c3e14bf" targetNamespace="http://schemas.microsoft.com/office/2006/metadata/properties" ma:root="true" ma:fieldsID="2627e91919d01b413bfba2249a0deb69" ns2:_="" ns3:_="">
    <xsd:import namespace="7f8c7625-fd24-4b70-943b-c9ba97358658"/>
    <xsd:import namespace="d6c32b09-a424-4759-bfe0-a6784c3e14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8c7625-fd24-4b70-943b-c9ba973586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18aa11f-db9b-4afc-905a-38e82ad059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c32b09-a424-4759-bfe0-a6784c3e14b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20f24de-1381-40ee-96bb-567e6f3eaa4d}" ma:internalName="TaxCatchAll" ma:showField="CatchAllData" ma:web="d6c32b09-a424-4759-bfe0-a6784c3e14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6c32b09-a424-4759-bfe0-a6784c3e14bf" xsi:nil="true"/>
    <lcf76f155ced4ddcb4097134ff3c332f xmlns="7f8c7625-fd24-4b70-943b-c9ba9735865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B416F22-D13A-4AE3-8166-9809A11F975C}"/>
</file>

<file path=customXml/itemProps2.xml><?xml version="1.0" encoding="utf-8"?>
<ds:datastoreItem xmlns:ds="http://schemas.openxmlformats.org/officeDocument/2006/customXml" ds:itemID="{17C05FAA-8362-4304-97F1-33C46C38418F}">
  <ds:schemaRefs>
    <ds:schemaRef ds:uri="http://schemas.microsoft.com/sharepoint/v3/contenttype/forms"/>
  </ds:schemaRefs>
</ds:datastoreItem>
</file>

<file path=customXml/itemProps3.xml><?xml version="1.0" encoding="utf-8"?>
<ds:datastoreItem xmlns:ds="http://schemas.openxmlformats.org/officeDocument/2006/customXml" ds:itemID="{094976AB-F4E3-4CD2-8E4A-B43649A4C466}">
  <ds:schemaRefs>
    <ds:schemaRef ds:uri="http://schemas.microsoft.com/office/2006/metadata/properties"/>
    <ds:schemaRef ds:uri="http://schemas.microsoft.com/office/infopath/2007/PartnerControls"/>
    <ds:schemaRef ds:uri="af192107-7784-4f51-9833-e395733ece58"/>
    <ds:schemaRef ds:uri="9e299930-e30d-42c2-97ca-f413d76cfd7a"/>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1620</Words>
  <Characters>9239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Ignacio Montes</dc:creator>
  <cp:lastModifiedBy>Cristina Padrino</cp:lastModifiedBy>
  <cp:revision>13</cp:revision>
  <dcterms:created xsi:type="dcterms:W3CDTF">2026-02-24T20:34:00Z</dcterms:created>
  <dcterms:modified xsi:type="dcterms:W3CDTF">2026-02-24T20:42:00Z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0x0101005E124E75B7469C4C8B2201520C0AA267</vt:lpwstr>
  </property>
  <property fmtid="{D5CDD505-2E9C-101B-9397-08002B2CF9AE}" pid="3" name="MediaServiceImageTags">
    <vt:lpwstr/>
  </property>
</Properties>
</file>