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6CBE59" w14:textId="77777777" w:rsidR="00A359FF" w:rsidRDefault="004B6821" w:rsidP="0098689F">
      <w:pPr>
        <w:widowControl w:val="0"/>
        <w:kinsoku w:val="0"/>
        <w:spacing w:after="0"/>
        <w:jc w:val="center"/>
        <w:rPr>
          <w:b/>
          <w:bCs/>
          <w:u w:val="single"/>
        </w:rPr>
      </w:pPr>
      <w:r>
        <w:rPr>
          <w:b/>
          <w:bCs/>
          <w:u w:val="single"/>
        </w:rPr>
        <w:t>FIRST</w:t>
      </w:r>
      <w:r w:rsidR="007E34EB">
        <w:rPr>
          <w:b/>
          <w:bCs/>
          <w:u w:val="single"/>
        </w:rPr>
        <w:t xml:space="preserve"> </w:t>
      </w:r>
      <w:r w:rsidR="00A359FF">
        <w:rPr>
          <w:b/>
          <w:bCs/>
          <w:u w:val="single"/>
        </w:rPr>
        <w:t>AMENDMENT TO E</w:t>
      </w:r>
      <w:r w:rsidR="00A359FF" w:rsidRPr="00A359FF">
        <w:rPr>
          <w:b/>
          <w:bCs/>
          <w:u w:val="single"/>
        </w:rPr>
        <w:t>SCROW AGREEMENT</w:t>
      </w:r>
    </w:p>
    <w:p w14:paraId="51CF556A" w14:textId="77777777" w:rsidR="0098689F" w:rsidRPr="00A359FF" w:rsidRDefault="0098689F" w:rsidP="0098689F">
      <w:pPr>
        <w:widowControl w:val="0"/>
        <w:kinsoku w:val="0"/>
        <w:spacing w:after="0"/>
        <w:jc w:val="center"/>
        <w:rPr>
          <w:b/>
          <w:bCs/>
          <w:u w:val="single"/>
        </w:rPr>
      </w:pPr>
    </w:p>
    <w:p w14:paraId="1A0CB1BB" w14:textId="77777777" w:rsidR="00850DBB" w:rsidRPr="00850DBB" w:rsidRDefault="00A359FF" w:rsidP="00850DBB">
      <w:pPr>
        <w:widowControl w:val="0"/>
        <w:kinsoku w:val="0"/>
        <w:spacing w:after="0"/>
        <w:ind w:firstLine="720"/>
        <w:jc w:val="both"/>
      </w:pPr>
      <w:r w:rsidRPr="00A359FF">
        <w:t>This</w:t>
      </w:r>
      <w:r>
        <w:t xml:space="preserve"> </w:t>
      </w:r>
      <w:r w:rsidR="004B6821">
        <w:t>First</w:t>
      </w:r>
      <w:r>
        <w:t xml:space="preserve"> Am</w:t>
      </w:r>
      <w:r w:rsidR="00F240A4">
        <w:t>endment to Escrow Agreement (this</w:t>
      </w:r>
      <w:r>
        <w:t xml:space="preserve"> “</w:t>
      </w:r>
      <w:r w:rsidRPr="00A359FF">
        <w:rPr>
          <w:u w:val="single"/>
        </w:rPr>
        <w:t>Amendment</w:t>
      </w:r>
      <w:r w:rsidRPr="00A359FF">
        <w:t xml:space="preserve">”) is entered into as of </w:t>
      </w:r>
      <w:r w:rsidR="009E5466">
        <w:t>March _</w:t>
      </w:r>
      <w:r w:rsidR="00AF2E29">
        <w:t>__, 2021</w:t>
      </w:r>
      <w:r w:rsidRPr="00A359FF">
        <w:t>, by and among</w:t>
      </w:r>
      <w:r w:rsidR="00850DBB">
        <w:t xml:space="preserve"> Quesada Valdes PLLC, a Florida professional limited liability company (“</w:t>
      </w:r>
      <w:r w:rsidR="00850DBB" w:rsidRPr="00850DBB">
        <w:rPr>
          <w:u w:val="single"/>
        </w:rPr>
        <w:t>Escrow Agent</w:t>
      </w:r>
      <w:r w:rsidR="00850DBB">
        <w:t xml:space="preserve">”), </w:t>
      </w:r>
      <w:r w:rsidR="00850DBB" w:rsidRPr="00850DBB">
        <w:t>Sunset-Miami Investments, Inc., a Florida corporation (“</w:t>
      </w:r>
      <w:r w:rsidR="00850DBB" w:rsidRPr="00850DBB">
        <w:rPr>
          <w:u w:val="single"/>
        </w:rPr>
        <w:t>Landlord</w:t>
      </w:r>
      <w:r w:rsidR="00850DBB">
        <w:t>”), Alta Sunset, LLC, a Florida limited liability company (“</w:t>
      </w:r>
      <w:r w:rsidR="00850DBB" w:rsidRPr="00850DBB">
        <w:rPr>
          <w:u w:val="single"/>
        </w:rPr>
        <w:t>Assignor</w:t>
      </w:r>
      <w:r w:rsidR="00850DBB">
        <w:t xml:space="preserve">”), and Maestra Sunset LLC, </w:t>
      </w:r>
      <w:r w:rsidR="00850DBB" w:rsidRPr="00850DBB">
        <w:t>a Florida limited liability company</w:t>
      </w:r>
      <w:r w:rsidR="00850DBB">
        <w:t xml:space="preserve"> (“</w:t>
      </w:r>
      <w:r w:rsidR="00850DBB" w:rsidRPr="00850DBB">
        <w:rPr>
          <w:u w:val="single"/>
        </w:rPr>
        <w:t>Assignee</w:t>
      </w:r>
      <w:r w:rsidR="00850DBB">
        <w:t>”).</w:t>
      </w:r>
    </w:p>
    <w:p w14:paraId="740B0DD3" w14:textId="77777777" w:rsidR="004B6821" w:rsidRDefault="004B6821" w:rsidP="0098689F">
      <w:pPr>
        <w:widowControl w:val="0"/>
        <w:kinsoku w:val="0"/>
        <w:spacing w:after="0"/>
        <w:ind w:firstLine="720"/>
        <w:jc w:val="both"/>
        <w:rPr>
          <w:b/>
        </w:rPr>
      </w:pPr>
    </w:p>
    <w:p w14:paraId="671E4F03" w14:textId="77777777" w:rsidR="0098689F" w:rsidRDefault="0098689F" w:rsidP="0098689F">
      <w:pPr>
        <w:widowControl w:val="0"/>
        <w:kinsoku w:val="0"/>
        <w:spacing w:after="0"/>
        <w:jc w:val="center"/>
        <w:rPr>
          <w:b/>
          <w:u w:val="single"/>
        </w:rPr>
      </w:pPr>
      <w:r w:rsidRPr="0098689F">
        <w:rPr>
          <w:b/>
          <w:u w:val="single"/>
        </w:rPr>
        <w:t>RECITALS</w:t>
      </w:r>
    </w:p>
    <w:p w14:paraId="10CA0D92" w14:textId="77777777" w:rsidR="0098689F" w:rsidRPr="0098689F" w:rsidRDefault="0098689F" w:rsidP="0098689F">
      <w:pPr>
        <w:widowControl w:val="0"/>
        <w:kinsoku w:val="0"/>
        <w:spacing w:after="0"/>
        <w:jc w:val="center"/>
        <w:rPr>
          <w:b/>
          <w:u w:val="single"/>
        </w:rPr>
      </w:pPr>
    </w:p>
    <w:p w14:paraId="32774799" w14:textId="77777777" w:rsidR="00930918" w:rsidRDefault="0098689F" w:rsidP="00930918">
      <w:pPr>
        <w:widowControl w:val="0"/>
        <w:kinsoku w:val="0"/>
        <w:spacing w:after="0"/>
        <w:ind w:firstLine="720"/>
        <w:jc w:val="both"/>
      </w:pPr>
      <w:r>
        <w:t>A.</w:t>
      </w:r>
      <w:r>
        <w:tab/>
      </w:r>
      <w:r w:rsidR="00930918" w:rsidRPr="00930918">
        <w:t xml:space="preserve">Landlord and </w:t>
      </w:r>
      <w:r w:rsidR="00930918">
        <w:t>Assignor</w:t>
      </w:r>
      <w:r w:rsidR="00930918" w:rsidRPr="00930918">
        <w:t xml:space="preserve"> have </w:t>
      </w:r>
      <w:proofErr w:type="gramStart"/>
      <w:r w:rsidR="00930918" w:rsidRPr="00930918">
        <w:t>entered into</w:t>
      </w:r>
      <w:proofErr w:type="gramEnd"/>
      <w:r w:rsidR="00930918" w:rsidRPr="00930918">
        <w:t xml:space="preserve"> a Ground Lease</w:t>
      </w:r>
      <w:r w:rsidR="002C09E9">
        <w:t>,</w:t>
      </w:r>
      <w:r w:rsidR="00930918" w:rsidRPr="00930918">
        <w:t xml:space="preserve"> dated August 31, 2018, as amended by that certain Amendment to Ground Lease, dated as of September 8, 2020 (“</w:t>
      </w:r>
      <w:r w:rsidR="00930918" w:rsidRPr="00930918">
        <w:rPr>
          <w:bCs/>
          <w:u w:val="single"/>
        </w:rPr>
        <w:t>Ground Lease</w:t>
      </w:r>
      <w:r w:rsidR="00930918" w:rsidRPr="00930918">
        <w:t>”)</w:t>
      </w:r>
      <w:r w:rsidR="00FB084C">
        <w:t>,</w:t>
      </w:r>
      <w:r w:rsidR="00930918" w:rsidRPr="00930918">
        <w:t xml:space="preserve"> for the lease of that certain real property located at 6075 Sunse</w:t>
      </w:r>
      <w:r w:rsidR="00930918">
        <w:t>t Drive in South Miami, Florida.</w:t>
      </w:r>
    </w:p>
    <w:p w14:paraId="25027CD8" w14:textId="77777777" w:rsidR="00930918" w:rsidRDefault="00930918" w:rsidP="00930918">
      <w:pPr>
        <w:widowControl w:val="0"/>
        <w:kinsoku w:val="0"/>
        <w:spacing w:after="0"/>
        <w:ind w:firstLine="720"/>
        <w:jc w:val="both"/>
      </w:pPr>
    </w:p>
    <w:p w14:paraId="6B7C3026" w14:textId="77777777" w:rsidR="00FB084C" w:rsidRDefault="00930918" w:rsidP="00FB084C">
      <w:pPr>
        <w:widowControl w:val="0"/>
        <w:kinsoku w:val="0"/>
        <w:spacing w:after="0"/>
        <w:ind w:firstLine="720"/>
        <w:jc w:val="both"/>
      </w:pPr>
      <w:r>
        <w:t>B.</w:t>
      </w:r>
      <w:r>
        <w:tab/>
      </w:r>
      <w:r w:rsidR="00FB084C" w:rsidRPr="00FB084C">
        <w:t>Escrow Agent, Landlord and Assignor entered into that certain Escrow Agreement</w:t>
      </w:r>
      <w:r w:rsidR="00620C5A">
        <w:t>,</w:t>
      </w:r>
      <w:r w:rsidR="00FB084C" w:rsidRPr="00FB084C">
        <w:t xml:space="preserve"> dated </w:t>
      </w:r>
      <w:proofErr w:type="gramStart"/>
      <w:r w:rsidR="00FB084C" w:rsidRPr="00FB084C">
        <w:t>August,</w:t>
      </w:r>
      <w:proofErr w:type="gramEnd"/>
      <w:r w:rsidR="00FB084C" w:rsidRPr="00FB084C">
        <w:t xml:space="preserve"> 2018 (the “</w:t>
      </w:r>
      <w:r w:rsidR="00FB084C" w:rsidRPr="00FB084C">
        <w:rPr>
          <w:u w:val="single"/>
        </w:rPr>
        <w:t>Escrow Agreement</w:t>
      </w:r>
      <w:r w:rsidR="00FB084C" w:rsidRPr="00FB084C">
        <w:t>”)</w:t>
      </w:r>
      <w:r w:rsidR="00620C5A">
        <w:t>,</w:t>
      </w:r>
      <w:r w:rsidR="00FB084C">
        <w:t xml:space="preserve"> pursuant to which Escrow Agent is holding </w:t>
      </w:r>
      <w:r w:rsidR="008D16DF">
        <w:t>Escrow Funds</w:t>
      </w:r>
      <w:r w:rsidR="00FB084C">
        <w:t xml:space="preserve"> (as defined </w:t>
      </w:r>
      <w:r w:rsidR="008D16DF">
        <w:t>therein</w:t>
      </w:r>
      <w:r w:rsidR="00FB084C">
        <w:t xml:space="preserve">) </w:t>
      </w:r>
      <w:r w:rsidR="00E91F48">
        <w:t xml:space="preserve">in the aggregate amount of $________________ </w:t>
      </w:r>
      <w:r w:rsidR="008D16DF">
        <w:t xml:space="preserve">in escrow </w:t>
      </w:r>
      <w:r w:rsidR="001D3E35">
        <w:t xml:space="preserve">as of the date hereof </w:t>
      </w:r>
      <w:r w:rsidR="009D5DBD">
        <w:t xml:space="preserve">pursuant to </w:t>
      </w:r>
      <w:r w:rsidR="00FB084C">
        <w:t xml:space="preserve">the </w:t>
      </w:r>
      <w:r w:rsidR="008D16DF">
        <w:t xml:space="preserve">terms of the </w:t>
      </w:r>
      <w:r w:rsidR="00FB084C">
        <w:t>Escrow Agreement</w:t>
      </w:r>
      <w:r w:rsidR="00FB084C" w:rsidRPr="00FB084C">
        <w:t>.</w:t>
      </w:r>
    </w:p>
    <w:p w14:paraId="16501F2A" w14:textId="77777777" w:rsidR="00FB084C" w:rsidRDefault="00FB084C" w:rsidP="00FB084C">
      <w:pPr>
        <w:widowControl w:val="0"/>
        <w:kinsoku w:val="0"/>
        <w:spacing w:after="0"/>
        <w:ind w:firstLine="720"/>
        <w:jc w:val="both"/>
      </w:pPr>
    </w:p>
    <w:p w14:paraId="1AC83D64" w14:textId="647E1230" w:rsidR="00930918" w:rsidRDefault="00FB084C" w:rsidP="000E5285">
      <w:pPr>
        <w:widowControl w:val="0"/>
        <w:kinsoku w:val="0"/>
        <w:spacing w:after="0"/>
        <w:ind w:firstLine="720"/>
        <w:jc w:val="both"/>
      </w:pPr>
      <w:r>
        <w:t>C.</w:t>
      </w:r>
      <w:r>
        <w:tab/>
        <w:t xml:space="preserve">Assignor </w:t>
      </w:r>
      <w:r w:rsidR="00930918" w:rsidRPr="00930918">
        <w:t xml:space="preserve">is desirous of assigning the Ground Lease to </w:t>
      </w:r>
      <w:r>
        <w:t>Assignee</w:t>
      </w:r>
      <w:r w:rsidR="00930918" w:rsidRPr="00930918">
        <w:t xml:space="preserve"> upon the</w:t>
      </w:r>
      <w:r w:rsidR="000E5285">
        <w:t xml:space="preserve"> execution and delivery by Assignor and Assignee of an Assignment of Ground Lease (“</w:t>
      </w:r>
      <w:r w:rsidR="000E5285" w:rsidRPr="000E5285">
        <w:rPr>
          <w:u w:val="single"/>
        </w:rPr>
        <w:t>Ground Lease Assignment</w:t>
      </w:r>
      <w:r w:rsidR="000E5285">
        <w:t xml:space="preserve">”) at the closing </w:t>
      </w:r>
      <w:r w:rsidR="00930918" w:rsidRPr="00930918">
        <w:t xml:space="preserve">of the transactions contemplated by that certain Purchase and Sale Agreement, dated as of March </w:t>
      </w:r>
      <w:r w:rsidR="0073436B">
        <w:t>8</w:t>
      </w:r>
      <w:r w:rsidR="00930918" w:rsidRPr="00930918">
        <w:t xml:space="preserve">, 2021, between </w:t>
      </w:r>
      <w:r>
        <w:t xml:space="preserve">Assignor </w:t>
      </w:r>
      <w:r w:rsidR="00930918" w:rsidRPr="00930918">
        <w:t>and Assignee (“</w:t>
      </w:r>
      <w:r w:rsidR="00930918" w:rsidRPr="00FB084C">
        <w:rPr>
          <w:u w:val="single"/>
        </w:rPr>
        <w:t>Purchase Agreement</w:t>
      </w:r>
      <w:r w:rsidR="00930918" w:rsidRPr="00930918">
        <w:t>”)</w:t>
      </w:r>
      <w:r>
        <w:t>.</w:t>
      </w:r>
    </w:p>
    <w:p w14:paraId="0EE7E279" w14:textId="77777777" w:rsidR="00FB084C" w:rsidRDefault="00FB084C" w:rsidP="00FB084C">
      <w:pPr>
        <w:widowControl w:val="0"/>
        <w:kinsoku w:val="0"/>
        <w:spacing w:after="0"/>
        <w:ind w:firstLine="720"/>
        <w:jc w:val="both"/>
      </w:pPr>
    </w:p>
    <w:p w14:paraId="70E7F7D2" w14:textId="77777777" w:rsidR="000E5285" w:rsidRDefault="00FB084C" w:rsidP="00FB084C">
      <w:pPr>
        <w:widowControl w:val="0"/>
        <w:kinsoku w:val="0"/>
        <w:spacing w:after="0"/>
        <w:ind w:firstLine="720"/>
        <w:jc w:val="both"/>
      </w:pPr>
      <w:r>
        <w:t>D.</w:t>
      </w:r>
      <w:r>
        <w:tab/>
      </w:r>
      <w:r w:rsidR="000E5285">
        <w:t xml:space="preserve">Landlord has consented to the </w:t>
      </w:r>
      <w:r w:rsidR="00EF2AAC">
        <w:t xml:space="preserve">proposed </w:t>
      </w:r>
      <w:r w:rsidR="000E5285">
        <w:t xml:space="preserve">assignment of the Ground Lease from Assignor to Assignee pursuant to </w:t>
      </w:r>
      <w:r w:rsidR="00F00960">
        <w:t xml:space="preserve">the terms of </w:t>
      </w:r>
      <w:r w:rsidR="000E5285">
        <w:t xml:space="preserve">that certain Agreement to Assign Ground Lease, dated as of March __, 2021, among Assignor, Assignee and Landlord. </w:t>
      </w:r>
    </w:p>
    <w:p w14:paraId="0E1B3884" w14:textId="77777777" w:rsidR="000E5285" w:rsidRDefault="000E5285" w:rsidP="00FB084C">
      <w:pPr>
        <w:widowControl w:val="0"/>
        <w:kinsoku w:val="0"/>
        <w:spacing w:after="0"/>
        <w:ind w:firstLine="720"/>
        <w:jc w:val="both"/>
      </w:pPr>
    </w:p>
    <w:p w14:paraId="4553D1EE" w14:textId="77777777" w:rsidR="0098689F" w:rsidRDefault="000E5285" w:rsidP="00FB084C">
      <w:pPr>
        <w:widowControl w:val="0"/>
        <w:kinsoku w:val="0"/>
        <w:spacing w:after="0"/>
        <w:ind w:firstLine="720"/>
        <w:jc w:val="both"/>
      </w:pPr>
      <w:r>
        <w:t>E.</w:t>
      </w:r>
      <w:r>
        <w:tab/>
      </w:r>
      <w:r w:rsidR="00B07B03">
        <w:t>T</w:t>
      </w:r>
      <w:r w:rsidR="0098689F">
        <w:t xml:space="preserve">he parties </w:t>
      </w:r>
      <w:r>
        <w:t xml:space="preserve">hereto </w:t>
      </w:r>
      <w:r w:rsidR="0098689F">
        <w:t>desire to amend the Escrow Agreement as further set forth herein</w:t>
      </w:r>
      <w:r w:rsidR="00B07B03">
        <w:t xml:space="preserve"> effective as of the </w:t>
      </w:r>
      <w:r w:rsidR="00F00960">
        <w:t>Effective Date (as defined below)</w:t>
      </w:r>
      <w:r w:rsidR="0098689F">
        <w:t>.</w:t>
      </w:r>
    </w:p>
    <w:p w14:paraId="3BA97738" w14:textId="77777777" w:rsidR="0098689F" w:rsidRPr="0098689F" w:rsidRDefault="0098689F" w:rsidP="0098689F">
      <w:pPr>
        <w:spacing w:before="273" w:after="0" w:line="275" w:lineRule="exact"/>
        <w:ind w:firstLine="720"/>
        <w:jc w:val="both"/>
        <w:textAlignment w:val="baseline"/>
        <w:rPr>
          <w:b/>
          <w:color w:val="000000"/>
          <w:szCs w:val="22"/>
        </w:rPr>
      </w:pPr>
      <w:r w:rsidRPr="0098689F">
        <w:rPr>
          <w:b/>
          <w:color w:val="000000"/>
          <w:szCs w:val="22"/>
        </w:rPr>
        <w:t xml:space="preserve">NOW, THEREFORE, </w:t>
      </w:r>
      <w:r w:rsidRPr="0098689F">
        <w:rPr>
          <w:color w:val="000000"/>
          <w:szCs w:val="22"/>
        </w:rPr>
        <w:t xml:space="preserve">for and in consideration of the sum of TEN AND NO/100 DOLLARS ($10.00) and other good and valuable consideration, the receipt and sufficiency of which are hereby acknowledged, </w:t>
      </w:r>
      <w:r>
        <w:rPr>
          <w:color w:val="000000"/>
          <w:szCs w:val="22"/>
        </w:rPr>
        <w:t xml:space="preserve">the parties </w:t>
      </w:r>
      <w:r w:rsidR="00575731">
        <w:rPr>
          <w:color w:val="000000"/>
          <w:szCs w:val="22"/>
        </w:rPr>
        <w:t xml:space="preserve">hereto </w:t>
      </w:r>
      <w:r>
        <w:rPr>
          <w:color w:val="000000"/>
          <w:szCs w:val="22"/>
        </w:rPr>
        <w:t>agree to amend the Escrow Agreement</w:t>
      </w:r>
      <w:r w:rsidRPr="0098689F">
        <w:rPr>
          <w:color w:val="000000"/>
          <w:szCs w:val="22"/>
        </w:rPr>
        <w:t xml:space="preserve"> as follows:</w:t>
      </w:r>
    </w:p>
    <w:p w14:paraId="6F4F7E6D" w14:textId="77777777" w:rsidR="0098689F" w:rsidRPr="0098689F" w:rsidRDefault="0098689F" w:rsidP="0098689F">
      <w:pPr>
        <w:numPr>
          <w:ilvl w:val="0"/>
          <w:numId w:val="14"/>
        </w:numPr>
        <w:tabs>
          <w:tab w:val="left" w:pos="1440"/>
        </w:tabs>
        <w:spacing w:before="279" w:after="0" w:line="273" w:lineRule="exact"/>
        <w:ind w:firstLine="720"/>
        <w:jc w:val="both"/>
        <w:textAlignment w:val="baseline"/>
        <w:rPr>
          <w:color w:val="000000"/>
          <w:szCs w:val="22"/>
          <w:u w:val="single"/>
        </w:rPr>
      </w:pPr>
      <w:r w:rsidRPr="0098689F">
        <w:rPr>
          <w:color w:val="000000"/>
          <w:szCs w:val="22"/>
          <w:u w:val="single"/>
        </w:rPr>
        <w:t>Defined Terms</w:t>
      </w:r>
      <w:r w:rsidRPr="0098689F">
        <w:rPr>
          <w:color w:val="000000"/>
          <w:szCs w:val="22"/>
        </w:rPr>
        <w:t xml:space="preserve">. All capitalized terms used and not otherwise defined herein shall have the meanings ascribed to them in the </w:t>
      </w:r>
      <w:r>
        <w:rPr>
          <w:color w:val="000000"/>
          <w:szCs w:val="22"/>
        </w:rPr>
        <w:t xml:space="preserve">Escrow </w:t>
      </w:r>
      <w:r w:rsidRPr="0098689F">
        <w:rPr>
          <w:color w:val="000000"/>
          <w:szCs w:val="22"/>
        </w:rPr>
        <w:t>Agreement.</w:t>
      </w:r>
    </w:p>
    <w:p w14:paraId="57B208B1" w14:textId="77777777" w:rsidR="0094628C" w:rsidRDefault="0094628C" w:rsidP="0098689F">
      <w:pPr>
        <w:numPr>
          <w:ilvl w:val="0"/>
          <w:numId w:val="14"/>
        </w:numPr>
        <w:tabs>
          <w:tab w:val="left" w:pos="1440"/>
        </w:tabs>
        <w:spacing w:before="283" w:after="0" w:line="269" w:lineRule="exact"/>
        <w:ind w:firstLine="720"/>
        <w:jc w:val="both"/>
        <w:textAlignment w:val="baseline"/>
        <w:rPr>
          <w:color w:val="000000"/>
          <w:szCs w:val="22"/>
        </w:rPr>
      </w:pPr>
      <w:r>
        <w:rPr>
          <w:color w:val="000000"/>
          <w:szCs w:val="22"/>
          <w:u w:val="single"/>
        </w:rPr>
        <w:t>Tenant under Ground Lease</w:t>
      </w:r>
      <w:r w:rsidR="00606715" w:rsidRPr="00606715">
        <w:rPr>
          <w:color w:val="000000"/>
          <w:szCs w:val="22"/>
        </w:rPr>
        <w:t>.</w:t>
      </w:r>
      <w:r w:rsidR="00606715">
        <w:rPr>
          <w:color w:val="000000"/>
          <w:szCs w:val="22"/>
        </w:rPr>
        <w:t xml:space="preserve"> </w:t>
      </w:r>
      <w:r>
        <w:rPr>
          <w:color w:val="000000"/>
          <w:szCs w:val="22"/>
        </w:rPr>
        <w:t xml:space="preserve">On and after the Effective </w:t>
      </w:r>
      <w:r w:rsidR="008924C6">
        <w:rPr>
          <w:color w:val="000000"/>
          <w:szCs w:val="22"/>
        </w:rPr>
        <w:t xml:space="preserve">Date </w:t>
      </w:r>
      <w:r>
        <w:rPr>
          <w:color w:val="000000"/>
          <w:szCs w:val="22"/>
        </w:rPr>
        <w:t xml:space="preserve">(as defined below), </w:t>
      </w:r>
      <w:r w:rsidR="00A24E08">
        <w:rPr>
          <w:color w:val="000000"/>
          <w:szCs w:val="22"/>
        </w:rPr>
        <w:t xml:space="preserve">all references to “Tenant” </w:t>
      </w:r>
      <w:r w:rsidR="00A24E08" w:rsidRPr="00A24E08">
        <w:rPr>
          <w:color w:val="000000"/>
          <w:szCs w:val="22"/>
        </w:rPr>
        <w:t xml:space="preserve">in the Escrow Agreement </w:t>
      </w:r>
      <w:r w:rsidR="00A24E08">
        <w:rPr>
          <w:color w:val="000000"/>
          <w:szCs w:val="22"/>
        </w:rPr>
        <w:t xml:space="preserve">shall mean and refer to Assignee. </w:t>
      </w:r>
    </w:p>
    <w:p w14:paraId="64045A1F" w14:textId="77777777" w:rsidR="00A24E08" w:rsidRDefault="00A24E08" w:rsidP="00A24E08">
      <w:pPr>
        <w:tabs>
          <w:tab w:val="left" w:pos="648"/>
          <w:tab w:val="left" w:pos="1440"/>
        </w:tabs>
        <w:spacing w:before="283" w:after="0" w:line="269" w:lineRule="exact"/>
        <w:ind w:left="720"/>
        <w:jc w:val="both"/>
        <w:textAlignment w:val="baseline"/>
        <w:rPr>
          <w:color w:val="000000"/>
          <w:szCs w:val="22"/>
        </w:rPr>
      </w:pPr>
    </w:p>
    <w:p w14:paraId="16023FB7" w14:textId="77777777" w:rsidR="00575731" w:rsidRDefault="00575731" w:rsidP="00A24E08">
      <w:pPr>
        <w:tabs>
          <w:tab w:val="left" w:pos="648"/>
          <w:tab w:val="left" w:pos="1440"/>
        </w:tabs>
        <w:spacing w:before="283" w:after="0" w:line="269" w:lineRule="exact"/>
        <w:ind w:left="720"/>
        <w:jc w:val="both"/>
        <w:textAlignment w:val="baseline"/>
        <w:rPr>
          <w:color w:val="000000"/>
          <w:szCs w:val="22"/>
        </w:rPr>
      </w:pPr>
    </w:p>
    <w:p w14:paraId="5FD5F4F7" w14:textId="77777777" w:rsidR="00CE66E7" w:rsidRDefault="00CE66E7" w:rsidP="00E91F48">
      <w:pPr>
        <w:numPr>
          <w:ilvl w:val="0"/>
          <w:numId w:val="14"/>
        </w:numPr>
        <w:tabs>
          <w:tab w:val="left" w:pos="1440"/>
        </w:tabs>
        <w:spacing w:before="283" w:after="0" w:line="269" w:lineRule="exact"/>
        <w:ind w:firstLine="720"/>
        <w:jc w:val="both"/>
        <w:textAlignment w:val="baseline"/>
        <w:rPr>
          <w:color w:val="000000"/>
          <w:szCs w:val="22"/>
        </w:rPr>
      </w:pPr>
      <w:r>
        <w:rPr>
          <w:color w:val="000000"/>
          <w:szCs w:val="22"/>
          <w:u w:val="single"/>
        </w:rPr>
        <w:lastRenderedPageBreak/>
        <w:t>Amendment and Restatement of Section 4 of Escrow Agreement</w:t>
      </w:r>
      <w:r>
        <w:rPr>
          <w:color w:val="000000"/>
          <w:szCs w:val="22"/>
        </w:rPr>
        <w:t>. As of the</w:t>
      </w:r>
      <w:r w:rsidR="005A2302">
        <w:rPr>
          <w:color w:val="000000"/>
          <w:szCs w:val="22"/>
        </w:rPr>
        <w:t xml:space="preserve"> Effective Date (as defined below), </w:t>
      </w:r>
      <w:r>
        <w:rPr>
          <w:color w:val="000000"/>
          <w:szCs w:val="22"/>
        </w:rPr>
        <w:t>Section 4 of the Escrow Agreement is hereby amended and restated in its entirety to read as follow</w:t>
      </w:r>
      <w:r w:rsidR="005A2302">
        <w:rPr>
          <w:color w:val="000000"/>
          <w:szCs w:val="22"/>
        </w:rPr>
        <w:t>:</w:t>
      </w:r>
    </w:p>
    <w:p w14:paraId="2E2398A6" w14:textId="7CC7215A" w:rsidR="005A2302" w:rsidRPr="00C92A81" w:rsidRDefault="009E5466" w:rsidP="00066AD3">
      <w:pPr>
        <w:tabs>
          <w:tab w:val="left" w:pos="648"/>
          <w:tab w:val="left" w:pos="1440"/>
        </w:tabs>
        <w:spacing w:before="283" w:after="0" w:line="269" w:lineRule="exact"/>
        <w:ind w:left="720"/>
        <w:jc w:val="both"/>
        <w:textAlignment w:val="baseline"/>
        <w:rPr>
          <w:i/>
          <w:color w:val="000000"/>
          <w:szCs w:val="22"/>
        </w:rPr>
      </w:pPr>
      <w:r>
        <w:rPr>
          <w:color w:val="000000"/>
          <w:szCs w:val="22"/>
        </w:rPr>
        <w:t>“</w:t>
      </w:r>
      <w:r w:rsidR="005A2302" w:rsidRPr="009E5466">
        <w:rPr>
          <w:i/>
          <w:color w:val="000000"/>
          <w:szCs w:val="22"/>
        </w:rPr>
        <w:t xml:space="preserve">4. Notwithstanding anything to the contrary herein, Escrow Agent hereby agrees to disburse the Construction Deposit promptly following receipt of </w:t>
      </w:r>
      <w:r w:rsidR="0073436B">
        <w:rPr>
          <w:i/>
          <w:color w:val="000000"/>
          <w:szCs w:val="22"/>
        </w:rPr>
        <w:t xml:space="preserve">joint </w:t>
      </w:r>
      <w:r w:rsidR="005A2302" w:rsidRPr="009E5466">
        <w:rPr>
          <w:i/>
          <w:color w:val="000000"/>
          <w:szCs w:val="22"/>
        </w:rPr>
        <w:t xml:space="preserve">written </w:t>
      </w:r>
      <w:r w:rsidR="0073436B">
        <w:rPr>
          <w:i/>
          <w:color w:val="000000"/>
          <w:szCs w:val="22"/>
        </w:rPr>
        <w:t xml:space="preserve">instructions executed by </w:t>
      </w:r>
      <w:r w:rsidR="005A2302" w:rsidRPr="009E5466">
        <w:rPr>
          <w:i/>
          <w:color w:val="000000"/>
          <w:szCs w:val="22"/>
        </w:rPr>
        <w:t xml:space="preserve">Assignor </w:t>
      </w:r>
      <w:r w:rsidR="0073436B">
        <w:rPr>
          <w:i/>
          <w:color w:val="000000"/>
          <w:szCs w:val="22"/>
        </w:rPr>
        <w:t>and</w:t>
      </w:r>
      <w:r w:rsidR="005A2302" w:rsidRPr="009E5466">
        <w:rPr>
          <w:i/>
          <w:color w:val="000000"/>
          <w:szCs w:val="22"/>
        </w:rPr>
        <w:t xml:space="preserve"> Assignee, and verification by Escrow Agent with Assignee’s construction lender that such construction lender has issued construction draws to Assignee totaling the Construction Deposit. </w:t>
      </w:r>
      <w:r w:rsidR="002952BE" w:rsidRPr="009E5466">
        <w:rPr>
          <w:i/>
          <w:color w:val="000000"/>
          <w:szCs w:val="22"/>
        </w:rPr>
        <w:t xml:space="preserve">At such time, Escrow </w:t>
      </w:r>
      <w:r w:rsidR="00923837">
        <w:rPr>
          <w:i/>
          <w:color w:val="000000"/>
          <w:szCs w:val="22"/>
        </w:rPr>
        <w:t xml:space="preserve">Agent </w:t>
      </w:r>
      <w:r w:rsidR="002952BE" w:rsidRPr="009E5466">
        <w:rPr>
          <w:i/>
          <w:color w:val="000000"/>
          <w:szCs w:val="22"/>
        </w:rPr>
        <w:t xml:space="preserve">shall disburse </w:t>
      </w:r>
      <w:r w:rsidR="00EC66FE">
        <w:rPr>
          <w:i/>
          <w:color w:val="000000"/>
          <w:szCs w:val="22"/>
        </w:rPr>
        <w:t>from</w:t>
      </w:r>
      <w:r w:rsidR="00066AD3">
        <w:rPr>
          <w:i/>
          <w:color w:val="000000"/>
          <w:szCs w:val="22"/>
        </w:rPr>
        <w:t xml:space="preserve"> escrow </w:t>
      </w:r>
      <w:r w:rsidR="00EC66FE">
        <w:rPr>
          <w:i/>
          <w:color w:val="000000"/>
          <w:szCs w:val="22"/>
        </w:rPr>
        <w:t xml:space="preserve">the Construction Deposit </w:t>
      </w:r>
      <w:r w:rsidR="0073436B">
        <w:rPr>
          <w:i/>
          <w:color w:val="000000"/>
          <w:szCs w:val="22"/>
        </w:rPr>
        <w:t xml:space="preserve">in the manner indicated in such </w:t>
      </w:r>
      <w:r w:rsidR="009A5669">
        <w:rPr>
          <w:i/>
          <w:color w:val="000000"/>
          <w:szCs w:val="22"/>
        </w:rPr>
        <w:t xml:space="preserve">joint </w:t>
      </w:r>
      <w:r w:rsidR="0073436B">
        <w:rPr>
          <w:i/>
          <w:color w:val="000000"/>
          <w:szCs w:val="22"/>
        </w:rPr>
        <w:t xml:space="preserve">written </w:t>
      </w:r>
      <w:proofErr w:type="spellStart"/>
      <w:r w:rsidR="0073436B">
        <w:rPr>
          <w:i/>
          <w:color w:val="000000"/>
          <w:szCs w:val="22"/>
        </w:rPr>
        <w:t>instructions</w:t>
      </w:r>
      <w:del w:id="0" w:author="Xiomara Machado" w:date="2021-03-15T16:24:00Z">
        <w:r w:rsidR="00066AD3" w:rsidDel="00C92A81">
          <w:rPr>
            <w:i/>
            <w:color w:val="000000"/>
            <w:szCs w:val="22"/>
          </w:rPr>
          <w:delText xml:space="preserve">, which </w:delText>
        </w:r>
        <w:r w:rsidR="009A5669" w:rsidDel="00C92A81">
          <w:rPr>
            <w:i/>
            <w:color w:val="000000"/>
            <w:szCs w:val="22"/>
          </w:rPr>
          <w:delText xml:space="preserve">instructions </w:delText>
        </w:r>
        <w:r w:rsidR="00066AD3" w:rsidDel="00C92A81">
          <w:rPr>
            <w:i/>
            <w:color w:val="000000"/>
            <w:szCs w:val="22"/>
          </w:rPr>
          <w:delText>shall</w:delText>
        </w:r>
        <w:r w:rsidR="00066AD3" w:rsidRPr="00066AD3" w:rsidDel="00C92A81">
          <w:rPr>
            <w:i/>
            <w:color w:val="000000"/>
            <w:szCs w:val="22"/>
          </w:rPr>
          <w:delText xml:space="preserve"> state the </w:delText>
        </w:r>
        <w:r w:rsidR="00F34B46" w:rsidDel="00C92A81">
          <w:rPr>
            <w:i/>
            <w:color w:val="000000"/>
            <w:szCs w:val="22"/>
          </w:rPr>
          <w:delText xml:space="preserve">portion of </w:delText>
        </w:r>
        <w:r w:rsidR="00066AD3" w:rsidRPr="00066AD3" w:rsidDel="00C92A81">
          <w:rPr>
            <w:i/>
            <w:color w:val="000000"/>
            <w:szCs w:val="22"/>
          </w:rPr>
          <w:delText>the Construction Deposit to be disbursed to Assignee and Assignor pursuant to the Purchase Agre</w:delText>
        </w:r>
        <w:r w:rsidR="00F34B46" w:rsidDel="00C92A81">
          <w:rPr>
            <w:i/>
            <w:color w:val="000000"/>
            <w:szCs w:val="22"/>
          </w:rPr>
          <w:delText>ement</w:delText>
        </w:r>
        <w:r w:rsidR="002952BE" w:rsidRPr="009E5466" w:rsidDel="00C92A81">
          <w:rPr>
            <w:i/>
            <w:color w:val="000000"/>
            <w:szCs w:val="22"/>
          </w:rPr>
          <w:delText xml:space="preserve">. </w:delText>
        </w:r>
      </w:del>
      <w:ins w:id="1" w:author="Xiomara Machado" w:date="2021-03-15T16:24:00Z">
        <w:r w:rsidR="00C92A81">
          <w:rPr>
            <w:i/>
            <w:color w:val="000000"/>
            <w:szCs w:val="22"/>
          </w:rPr>
          <w:t>.</w:t>
        </w:r>
      </w:ins>
      <w:r w:rsidR="006125ED">
        <w:rPr>
          <w:i/>
          <w:color w:val="000000"/>
          <w:szCs w:val="22"/>
        </w:rPr>
        <w:t>In</w:t>
      </w:r>
      <w:proofErr w:type="spellEnd"/>
      <w:r w:rsidR="006125ED">
        <w:rPr>
          <w:i/>
          <w:color w:val="000000"/>
          <w:szCs w:val="22"/>
        </w:rPr>
        <w:t xml:space="preserve"> the event of any dispute </w:t>
      </w:r>
      <w:r w:rsidR="00066AD3">
        <w:rPr>
          <w:i/>
          <w:color w:val="000000"/>
          <w:szCs w:val="22"/>
        </w:rPr>
        <w:t>between, or conflicting instructions being provided to Escrow Agent by, Assignor and Assignee</w:t>
      </w:r>
      <w:r w:rsidR="006125ED">
        <w:rPr>
          <w:i/>
          <w:color w:val="000000"/>
          <w:szCs w:val="22"/>
        </w:rPr>
        <w:t xml:space="preserve"> regarding the disbursement of the Construction Deposit from escrow</w:t>
      </w:r>
      <w:r w:rsidR="00066AD3">
        <w:rPr>
          <w:i/>
          <w:color w:val="000000"/>
          <w:szCs w:val="22"/>
        </w:rPr>
        <w:t xml:space="preserve">, </w:t>
      </w:r>
      <w:r w:rsidR="0073436B">
        <w:rPr>
          <w:i/>
          <w:color w:val="000000"/>
          <w:szCs w:val="22"/>
        </w:rPr>
        <w:t>Escrow Agent</w:t>
      </w:r>
      <w:r w:rsidR="00066AD3">
        <w:rPr>
          <w:i/>
          <w:color w:val="000000"/>
          <w:szCs w:val="22"/>
        </w:rPr>
        <w:t xml:space="preserve"> </w:t>
      </w:r>
      <w:r w:rsidR="005B4B28">
        <w:rPr>
          <w:i/>
          <w:color w:val="000000"/>
          <w:szCs w:val="22"/>
        </w:rPr>
        <w:t>shall</w:t>
      </w:r>
      <w:r w:rsidR="00066AD3">
        <w:rPr>
          <w:i/>
          <w:color w:val="000000"/>
          <w:szCs w:val="22"/>
        </w:rPr>
        <w:t xml:space="preserve"> withhold disbursement of the Construction Deposit until Assignor and Assignee reach an agreement or upon the issuance of a final, non-</w:t>
      </w:r>
      <w:proofErr w:type="spellStart"/>
      <w:r w:rsidR="00066AD3">
        <w:rPr>
          <w:i/>
          <w:color w:val="000000"/>
          <w:szCs w:val="22"/>
        </w:rPr>
        <w:t>appealeable</w:t>
      </w:r>
      <w:proofErr w:type="spellEnd"/>
      <w:r w:rsidR="00066AD3">
        <w:rPr>
          <w:i/>
          <w:color w:val="000000"/>
          <w:szCs w:val="22"/>
        </w:rPr>
        <w:t xml:space="preserve"> judgment, order or decree of a court of competent jurisdiction</w:t>
      </w:r>
      <w:r w:rsidR="009A5669">
        <w:rPr>
          <w:i/>
          <w:color w:val="000000"/>
          <w:szCs w:val="22"/>
        </w:rPr>
        <w:t xml:space="preserve"> regarding such disbursement</w:t>
      </w:r>
      <w:r w:rsidR="00066AD3">
        <w:rPr>
          <w:i/>
          <w:color w:val="000000"/>
          <w:szCs w:val="22"/>
        </w:rPr>
        <w:t xml:space="preserve">. </w:t>
      </w:r>
      <w:r w:rsidR="005A2302" w:rsidRPr="009E5466">
        <w:rPr>
          <w:i/>
          <w:color w:val="000000"/>
          <w:szCs w:val="22"/>
        </w:rPr>
        <w:t xml:space="preserve">Assignee shall promptly notify the other parties hereto </w:t>
      </w:r>
      <w:r w:rsidR="00AB2F55">
        <w:rPr>
          <w:i/>
          <w:color w:val="000000"/>
          <w:szCs w:val="22"/>
        </w:rPr>
        <w:t xml:space="preserve">in writing </w:t>
      </w:r>
      <w:r w:rsidR="005A2302" w:rsidRPr="009E5466">
        <w:rPr>
          <w:i/>
          <w:color w:val="000000"/>
          <w:szCs w:val="22"/>
        </w:rPr>
        <w:t xml:space="preserve">upon the closing </w:t>
      </w:r>
      <w:r w:rsidR="002D2FEC">
        <w:rPr>
          <w:i/>
          <w:color w:val="000000"/>
          <w:szCs w:val="22"/>
        </w:rPr>
        <w:t xml:space="preserve">of </w:t>
      </w:r>
      <w:r w:rsidR="005A2302" w:rsidRPr="009E5466">
        <w:rPr>
          <w:i/>
          <w:color w:val="000000"/>
          <w:szCs w:val="22"/>
        </w:rPr>
        <w:t xml:space="preserve">any such construction loan and upon each construction draw </w:t>
      </w:r>
      <w:r w:rsidR="008E745A">
        <w:rPr>
          <w:i/>
          <w:color w:val="000000"/>
          <w:szCs w:val="22"/>
        </w:rPr>
        <w:t xml:space="preserve">being </w:t>
      </w:r>
      <w:r w:rsidR="005A2302" w:rsidRPr="009E5466">
        <w:rPr>
          <w:i/>
          <w:color w:val="000000"/>
          <w:szCs w:val="22"/>
        </w:rPr>
        <w:t xml:space="preserve">issued by </w:t>
      </w:r>
      <w:r w:rsidR="002952BE" w:rsidRPr="009E5466">
        <w:rPr>
          <w:i/>
          <w:color w:val="000000"/>
          <w:szCs w:val="22"/>
        </w:rPr>
        <w:t>such</w:t>
      </w:r>
      <w:r w:rsidR="00AB2F55">
        <w:rPr>
          <w:i/>
          <w:color w:val="000000"/>
          <w:szCs w:val="22"/>
        </w:rPr>
        <w:t xml:space="preserve"> construction lender (such written notice to include the </w:t>
      </w:r>
      <w:r w:rsidR="002952BE" w:rsidRPr="009E5466">
        <w:rPr>
          <w:i/>
          <w:color w:val="000000"/>
          <w:szCs w:val="22"/>
        </w:rPr>
        <w:t>date and amount of each draw).</w:t>
      </w:r>
      <w:r>
        <w:rPr>
          <w:color w:val="000000"/>
          <w:szCs w:val="22"/>
        </w:rPr>
        <w:t>”</w:t>
      </w:r>
      <w:r w:rsidR="002952BE">
        <w:rPr>
          <w:color w:val="000000"/>
          <w:szCs w:val="22"/>
        </w:rPr>
        <w:t xml:space="preserve"> </w:t>
      </w:r>
      <w:r w:rsidR="005A2302">
        <w:rPr>
          <w:color w:val="000000"/>
          <w:szCs w:val="22"/>
        </w:rPr>
        <w:t xml:space="preserve"> </w:t>
      </w:r>
    </w:p>
    <w:p w14:paraId="26A3E7E1" w14:textId="77777777" w:rsidR="009E5466" w:rsidRPr="009E5466" w:rsidRDefault="009E5466" w:rsidP="009E5466">
      <w:pPr>
        <w:numPr>
          <w:ilvl w:val="0"/>
          <w:numId w:val="14"/>
        </w:numPr>
        <w:tabs>
          <w:tab w:val="left" w:pos="1440"/>
        </w:tabs>
        <w:spacing w:before="278" w:after="0" w:line="274" w:lineRule="exact"/>
        <w:ind w:right="216" w:firstLine="720"/>
        <w:jc w:val="both"/>
        <w:textAlignment w:val="baseline"/>
        <w:rPr>
          <w:color w:val="000000"/>
          <w:szCs w:val="22"/>
        </w:rPr>
      </w:pPr>
      <w:r>
        <w:rPr>
          <w:color w:val="000000"/>
          <w:szCs w:val="22"/>
          <w:u w:val="single"/>
        </w:rPr>
        <w:t>Effective Date</w:t>
      </w:r>
      <w:r w:rsidRPr="009E5466">
        <w:rPr>
          <w:color w:val="000000"/>
          <w:szCs w:val="22"/>
        </w:rPr>
        <w:t xml:space="preserve">. </w:t>
      </w:r>
      <w:r w:rsidRPr="009E5466">
        <w:rPr>
          <w:bCs/>
          <w:color w:val="000000"/>
          <w:szCs w:val="22"/>
        </w:rPr>
        <w:t>The effectiveness of this Amendment is subject to the satisfaction of the following conditions precedent (the date of such satisfaction, the “</w:t>
      </w:r>
      <w:r w:rsidRPr="009E5466">
        <w:rPr>
          <w:bCs/>
          <w:color w:val="000000"/>
          <w:szCs w:val="22"/>
          <w:u w:val="single"/>
        </w:rPr>
        <w:t>Effective Date</w:t>
      </w:r>
      <w:r w:rsidRPr="009E5466">
        <w:rPr>
          <w:bCs/>
          <w:color w:val="000000"/>
          <w:szCs w:val="22"/>
        </w:rPr>
        <w:t>”):</w:t>
      </w:r>
    </w:p>
    <w:p w14:paraId="790378D4" w14:textId="77777777" w:rsidR="009E5466" w:rsidRDefault="009E5466" w:rsidP="009E5466">
      <w:pPr>
        <w:numPr>
          <w:ilvl w:val="1"/>
          <w:numId w:val="12"/>
        </w:numPr>
        <w:tabs>
          <w:tab w:val="clear" w:pos="0"/>
          <w:tab w:val="left" w:pos="648"/>
          <w:tab w:val="num" w:pos="720"/>
          <w:tab w:val="left" w:pos="1440"/>
        </w:tabs>
        <w:spacing w:before="278" w:after="0" w:line="274" w:lineRule="exact"/>
        <w:ind w:right="216"/>
        <w:jc w:val="both"/>
        <w:textAlignment w:val="baseline"/>
        <w:rPr>
          <w:bCs/>
          <w:iCs/>
          <w:color w:val="000000"/>
          <w:szCs w:val="22"/>
        </w:rPr>
      </w:pPr>
      <w:r w:rsidRPr="009E5466">
        <w:rPr>
          <w:bCs/>
          <w:iCs/>
          <w:color w:val="000000"/>
          <w:szCs w:val="22"/>
        </w:rPr>
        <w:t xml:space="preserve">the execution and delivery of this Amendment by </w:t>
      </w:r>
      <w:r>
        <w:rPr>
          <w:bCs/>
          <w:iCs/>
          <w:color w:val="000000"/>
          <w:szCs w:val="22"/>
        </w:rPr>
        <w:t xml:space="preserve">Assignor, Assignee, Landlord and Escrow </w:t>
      </w:r>
      <w:proofErr w:type="gramStart"/>
      <w:r>
        <w:rPr>
          <w:bCs/>
          <w:iCs/>
          <w:color w:val="000000"/>
          <w:szCs w:val="22"/>
        </w:rPr>
        <w:t>Agent</w:t>
      </w:r>
      <w:r w:rsidRPr="009E5466">
        <w:rPr>
          <w:bCs/>
          <w:iCs/>
          <w:color w:val="000000"/>
          <w:szCs w:val="22"/>
        </w:rPr>
        <w:t>;</w:t>
      </w:r>
      <w:proofErr w:type="gramEnd"/>
      <w:r w:rsidRPr="009E5466">
        <w:rPr>
          <w:bCs/>
          <w:iCs/>
          <w:color w:val="000000"/>
          <w:szCs w:val="22"/>
        </w:rPr>
        <w:t xml:space="preserve"> </w:t>
      </w:r>
    </w:p>
    <w:p w14:paraId="153F51E8" w14:textId="77777777" w:rsidR="008E745A" w:rsidRDefault="009E5466" w:rsidP="009E5466">
      <w:pPr>
        <w:numPr>
          <w:ilvl w:val="1"/>
          <w:numId w:val="12"/>
        </w:numPr>
        <w:tabs>
          <w:tab w:val="clear" w:pos="0"/>
          <w:tab w:val="left" w:pos="648"/>
          <w:tab w:val="num" w:pos="720"/>
          <w:tab w:val="left" w:pos="1440"/>
        </w:tabs>
        <w:spacing w:before="278" w:after="0" w:line="274" w:lineRule="exact"/>
        <w:ind w:right="216"/>
        <w:jc w:val="both"/>
        <w:textAlignment w:val="baseline"/>
        <w:rPr>
          <w:bCs/>
          <w:iCs/>
          <w:color w:val="000000"/>
          <w:szCs w:val="22"/>
        </w:rPr>
      </w:pPr>
      <w:r>
        <w:rPr>
          <w:bCs/>
          <w:iCs/>
          <w:color w:val="000000"/>
          <w:szCs w:val="22"/>
        </w:rPr>
        <w:t>the execution and delivery of the Ground Lease Assignment by Assignor and Assignee upon the closing of the transactions contemplated by the Purchase Agreement</w:t>
      </w:r>
      <w:r w:rsidR="008E745A">
        <w:rPr>
          <w:bCs/>
          <w:iCs/>
          <w:color w:val="000000"/>
          <w:szCs w:val="22"/>
        </w:rPr>
        <w:t xml:space="preserve">; and </w:t>
      </w:r>
    </w:p>
    <w:p w14:paraId="3935F28B" w14:textId="77777777" w:rsidR="009E5466" w:rsidRPr="009E5466" w:rsidRDefault="008E745A" w:rsidP="009E5466">
      <w:pPr>
        <w:numPr>
          <w:ilvl w:val="1"/>
          <w:numId w:val="12"/>
        </w:numPr>
        <w:tabs>
          <w:tab w:val="clear" w:pos="0"/>
          <w:tab w:val="left" w:pos="648"/>
          <w:tab w:val="num" w:pos="720"/>
          <w:tab w:val="left" w:pos="1440"/>
        </w:tabs>
        <w:spacing w:before="278" w:after="0" w:line="274" w:lineRule="exact"/>
        <w:ind w:right="216"/>
        <w:jc w:val="both"/>
        <w:textAlignment w:val="baseline"/>
        <w:rPr>
          <w:bCs/>
          <w:iCs/>
          <w:color w:val="000000"/>
          <w:szCs w:val="22"/>
        </w:rPr>
      </w:pPr>
      <w:r>
        <w:rPr>
          <w:bCs/>
          <w:iCs/>
          <w:color w:val="000000"/>
          <w:szCs w:val="22"/>
        </w:rPr>
        <w:t>the delivery to Landlord and Escrow Agent of the fully executed Ground Lease Assignment</w:t>
      </w:r>
      <w:r w:rsidR="009E5466">
        <w:rPr>
          <w:bCs/>
          <w:iCs/>
          <w:color w:val="000000"/>
          <w:szCs w:val="22"/>
        </w:rPr>
        <w:t xml:space="preserve">. </w:t>
      </w:r>
      <w:r w:rsidR="009E5466" w:rsidRPr="009E5466">
        <w:rPr>
          <w:bCs/>
          <w:iCs/>
          <w:color w:val="000000"/>
          <w:szCs w:val="22"/>
        </w:rPr>
        <w:t xml:space="preserve"> </w:t>
      </w:r>
    </w:p>
    <w:p w14:paraId="65A6A05A" w14:textId="77777777" w:rsidR="0098689F" w:rsidRPr="0098689F" w:rsidRDefault="0098689F" w:rsidP="0098689F">
      <w:pPr>
        <w:numPr>
          <w:ilvl w:val="0"/>
          <w:numId w:val="14"/>
        </w:numPr>
        <w:tabs>
          <w:tab w:val="left" w:pos="1440"/>
        </w:tabs>
        <w:spacing w:before="278" w:after="0" w:line="274" w:lineRule="exact"/>
        <w:ind w:right="216" w:firstLine="720"/>
        <w:jc w:val="both"/>
        <w:textAlignment w:val="baseline"/>
        <w:rPr>
          <w:color w:val="000000"/>
          <w:szCs w:val="22"/>
          <w:u w:val="single"/>
        </w:rPr>
      </w:pPr>
      <w:r w:rsidRPr="0098689F">
        <w:rPr>
          <w:color w:val="000000"/>
          <w:szCs w:val="22"/>
          <w:u w:val="single"/>
        </w:rPr>
        <w:t>Binding Effect</w:t>
      </w:r>
      <w:r w:rsidRPr="0098689F">
        <w:rPr>
          <w:color w:val="000000"/>
          <w:szCs w:val="22"/>
        </w:rPr>
        <w:t xml:space="preserve">. Except as expressly modified herein, the </w:t>
      </w:r>
      <w:r w:rsidR="00735A90">
        <w:rPr>
          <w:color w:val="000000"/>
          <w:szCs w:val="22"/>
        </w:rPr>
        <w:t xml:space="preserve">Escrow </w:t>
      </w:r>
      <w:r w:rsidRPr="0098689F">
        <w:rPr>
          <w:color w:val="000000"/>
          <w:szCs w:val="22"/>
        </w:rPr>
        <w:t>Agreement remains in full force and effect in accordance with its terms.</w:t>
      </w:r>
      <w:r w:rsidR="002952BE">
        <w:rPr>
          <w:color w:val="000000"/>
          <w:szCs w:val="22"/>
        </w:rPr>
        <w:t xml:space="preserve"> In the event of any inconsistency between the terms of the Escrow Agreement (as modified hereby) and the Ground Lease, the terms of this Amendment shall prevail. </w:t>
      </w:r>
    </w:p>
    <w:p w14:paraId="44627F14" w14:textId="77777777" w:rsidR="0098689F" w:rsidRPr="0098689F" w:rsidRDefault="0098689F" w:rsidP="0098689F">
      <w:pPr>
        <w:numPr>
          <w:ilvl w:val="0"/>
          <w:numId w:val="14"/>
        </w:numPr>
        <w:tabs>
          <w:tab w:val="left" w:pos="1440"/>
        </w:tabs>
        <w:spacing w:before="282" w:after="0" w:line="275" w:lineRule="exact"/>
        <w:ind w:right="216" w:firstLine="720"/>
        <w:jc w:val="both"/>
        <w:textAlignment w:val="baseline"/>
        <w:rPr>
          <w:color w:val="000000"/>
          <w:szCs w:val="22"/>
          <w:u w:val="single"/>
        </w:rPr>
      </w:pPr>
      <w:r w:rsidRPr="0098689F">
        <w:rPr>
          <w:color w:val="000000"/>
          <w:szCs w:val="22"/>
          <w:u w:val="single"/>
        </w:rPr>
        <w:t>Counterparts</w:t>
      </w:r>
      <w:r w:rsidRPr="0098689F">
        <w:rPr>
          <w:color w:val="000000"/>
          <w:szCs w:val="22"/>
        </w:rPr>
        <w:t>. This Amendment may be executed in counterparts, each of which shall constitute an original, but which, taken together, shall be one original Amendment. Any counterpart of this Amendment may be executed and delivered by electronic transmission and shall have the same force and effect as an original.</w:t>
      </w:r>
    </w:p>
    <w:p w14:paraId="11B1E8B4" w14:textId="77777777" w:rsidR="009E5466" w:rsidRDefault="009E5466" w:rsidP="00735A90">
      <w:pPr>
        <w:autoSpaceDE w:val="0"/>
        <w:autoSpaceDN w:val="0"/>
        <w:adjustRightInd w:val="0"/>
        <w:spacing w:after="0"/>
        <w:ind w:firstLine="720"/>
        <w:jc w:val="both"/>
        <w:rPr>
          <w:b/>
          <w:color w:val="000000"/>
          <w:spacing w:val="-6"/>
          <w:szCs w:val="22"/>
        </w:rPr>
      </w:pPr>
    </w:p>
    <w:p w14:paraId="7138EAF9" w14:textId="77777777" w:rsidR="009E5466" w:rsidRDefault="009E5466" w:rsidP="00735A90">
      <w:pPr>
        <w:autoSpaceDE w:val="0"/>
        <w:autoSpaceDN w:val="0"/>
        <w:adjustRightInd w:val="0"/>
        <w:spacing w:after="0"/>
        <w:ind w:firstLine="720"/>
        <w:jc w:val="both"/>
        <w:rPr>
          <w:b/>
          <w:color w:val="000000"/>
          <w:spacing w:val="-6"/>
          <w:szCs w:val="22"/>
        </w:rPr>
      </w:pPr>
    </w:p>
    <w:p w14:paraId="2F9B4B65" w14:textId="77777777" w:rsidR="009C33F8" w:rsidRPr="009C33F8" w:rsidRDefault="009C33F8" w:rsidP="009C33F8">
      <w:pPr>
        <w:autoSpaceDE w:val="0"/>
        <w:autoSpaceDN w:val="0"/>
        <w:adjustRightInd w:val="0"/>
        <w:spacing w:after="0"/>
        <w:ind w:firstLine="720"/>
        <w:jc w:val="center"/>
        <w:rPr>
          <w:color w:val="000000"/>
          <w:spacing w:val="-6"/>
          <w:szCs w:val="22"/>
        </w:rPr>
        <w:sectPr w:rsidR="009C33F8" w:rsidRPr="009C33F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titlePg/>
          <w:docGrid w:linePitch="360"/>
        </w:sectPr>
      </w:pPr>
      <w:r w:rsidRPr="009C33F8">
        <w:rPr>
          <w:color w:val="000000"/>
          <w:spacing w:val="-6"/>
          <w:szCs w:val="22"/>
        </w:rPr>
        <w:t>[</w:t>
      </w:r>
      <w:r w:rsidRPr="009C33F8">
        <w:rPr>
          <w:i/>
          <w:color w:val="000000"/>
          <w:spacing w:val="-6"/>
          <w:szCs w:val="22"/>
        </w:rPr>
        <w:t>Remainder of page intentionally left blank. Signatures below</w:t>
      </w:r>
      <w:r w:rsidRPr="009C33F8">
        <w:rPr>
          <w:color w:val="000000"/>
          <w:spacing w:val="-6"/>
          <w:szCs w:val="22"/>
        </w:rPr>
        <w:t>.]</w:t>
      </w:r>
    </w:p>
    <w:p w14:paraId="73A81BC2" w14:textId="77777777" w:rsidR="009E5466" w:rsidRDefault="009E5466" w:rsidP="00735A90">
      <w:pPr>
        <w:autoSpaceDE w:val="0"/>
        <w:autoSpaceDN w:val="0"/>
        <w:adjustRightInd w:val="0"/>
        <w:spacing w:after="0"/>
        <w:ind w:firstLine="720"/>
        <w:jc w:val="both"/>
        <w:rPr>
          <w:b/>
          <w:color w:val="000000"/>
          <w:spacing w:val="-6"/>
          <w:szCs w:val="22"/>
        </w:rPr>
      </w:pPr>
    </w:p>
    <w:p w14:paraId="133DD8EA" w14:textId="77777777" w:rsidR="00735A90" w:rsidRPr="00735A90" w:rsidRDefault="00735A90" w:rsidP="00735A90">
      <w:pPr>
        <w:autoSpaceDE w:val="0"/>
        <w:autoSpaceDN w:val="0"/>
        <w:adjustRightInd w:val="0"/>
        <w:spacing w:after="0"/>
        <w:ind w:firstLine="720"/>
        <w:jc w:val="both"/>
      </w:pPr>
      <w:r w:rsidRPr="00735A90">
        <w:t xml:space="preserve">IN WITNESS WHEREOF, the parties have caused this </w:t>
      </w:r>
      <w:r>
        <w:t>Amendment</w:t>
      </w:r>
      <w:r w:rsidRPr="00735A90">
        <w:t xml:space="preserve"> to be executed under seal by their respective duly authorized officers as of the </w:t>
      </w:r>
      <w:r w:rsidR="00093300">
        <w:t>Effective D</w:t>
      </w:r>
      <w:r w:rsidRPr="00735A90">
        <w:t>ate written above.</w:t>
      </w:r>
    </w:p>
    <w:p w14:paraId="46B7512A" w14:textId="77777777" w:rsidR="00735A90" w:rsidRDefault="00735A90" w:rsidP="00735A90">
      <w:pPr>
        <w:spacing w:after="0"/>
        <w:rPr>
          <w:b/>
          <w:bCs/>
        </w:rPr>
      </w:pPr>
    </w:p>
    <w:p w14:paraId="01B18F07" w14:textId="77777777" w:rsidR="00735A90" w:rsidRDefault="009E5466" w:rsidP="00735A90">
      <w:pPr>
        <w:spacing w:after="0"/>
        <w:ind w:left="4320" w:firstLine="720"/>
        <w:rPr>
          <w:b/>
          <w:bCs/>
        </w:rPr>
      </w:pPr>
      <w:r>
        <w:rPr>
          <w:b/>
          <w:bCs/>
        </w:rPr>
        <w:t>LANDLORD</w:t>
      </w:r>
      <w:r w:rsidR="00735A90" w:rsidRPr="00735A90">
        <w:rPr>
          <w:b/>
          <w:bCs/>
        </w:rPr>
        <w:t>:</w:t>
      </w:r>
    </w:p>
    <w:p w14:paraId="13C8C00F" w14:textId="77777777" w:rsidR="009E5466" w:rsidRPr="00735A90" w:rsidRDefault="009E5466" w:rsidP="00735A90">
      <w:pPr>
        <w:spacing w:after="0"/>
        <w:ind w:left="4320" w:firstLine="720"/>
        <w:rPr>
          <w:b/>
          <w:bCs/>
        </w:rPr>
      </w:pPr>
    </w:p>
    <w:p w14:paraId="177CC1FE" w14:textId="77777777" w:rsidR="00735A90" w:rsidRPr="001C3D33" w:rsidRDefault="00197D4D" w:rsidP="00735A90">
      <w:pPr>
        <w:tabs>
          <w:tab w:val="left" w:pos="4860"/>
        </w:tabs>
        <w:spacing w:after="0"/>
        <w:ind w:left="5040"/>
      </w:pPr>
      <w:bookmarkStart w:id="2" w:name="_DV_M333"/>
      <w:bookmarkEnd w:id="2"/>
      <w:r w:rsidRPr="001C3D33">
        <w:t>SUNSET-MIAMI INVESTMENTS, INC.</w:t>
      </w:r>
      <w:r w:rsidR="00B549BD" w:rsidRPr="001C3D33">
        <w:t>,</w:t>
      </w:r>
      <w:r w:rsidRPr="001C3D33">
        <w:t xml:space="preserve"> </w:t>
      </w:r>
      <w:r w:rsidR="00B549BD" w:rsidRPr="001C3D33">
        <w:t xml:space="preserve">a Florida corporation </w:t>
      </w:r>
    </w:p>
    <w:p w14:paraId="282ADCC8" w14:textId="77777777" w:rsidR="00B549BD" w:rsidRPr="00735A90" w:rsidRDefault="00B549BD" w:rsidP="00735A90">
      <w:pPr>
        <w:tabs>
          <w:tab w:val="left" w:pos="4860"/>
        </w:tabs>
        <w:spacing w:after="0"/>
        <w:ind w:left="5040"/>
      </w:pPr>
    </w:p>
    <w:p w14:paraId="0F649E48" w14:textId="77777777" w:rsidR="00735A90" w:rsidRPr="00735A90" w:rsidRDefault="00735A90" w:rsidP="00735A90">
      <w:pPr>
        <w:tabs>
          <w:tab w:val="left" w:pos="4860"/>
        </w:tabs>
        <w:spacing w:after="0"/>
      </w:pPr>
    </w:p>
    <w:p w14:paraId="2218D76C" w14:textId="77777777" w:rsidR="00735A90" w:rsidRPr="00735A90" w:rsidRDefault="00735A90" w:rsidP="00B549BD">
      <w:pPr>
        <w:tabs>
          <w:tab w:val="left" w:pos="4860"/>
        </w:tabs>
        <w:spacing w:after="0"/>
      </w:pPr>
      <w:r>
        <w:tab/>
      </w:r>
      <w:r>
        <w:tab/>
      </w:r>
      <w:r w:rsidRPr="00735A90">
        <w:t>By: ___________________________</w:t>
      </w:r>
    </w:p>
    <w:p w14:paraId="2E0D049B" w14:textId="77777777" w:rsidR="00735A90" w:rsidRPr="00735A90" w:rsidRDefault="00735A90" w:rsidP="00735A90">
      <w:pPr>
        <w:spacing w:after="0"/>
        <w:ind w:left="4320" w:firstLine="720"/>
      </w:pPr>
      <w:r w:rsidRPr="00735A90">
        <w:t xml:space="preserve">Name:  ________________________ </w:t>
      </w:r>
    </w:p>
    <w:p w14:paraId="447674E4" w14:textId="77777777" w:rsidR="00735A90" w:rsidRPr="00735A90" w:rsidRDefault="00735A90" w:rsidP="00735A90">
      <w:pPr>
        <w:spacing w:after="0"/>
        <w:ind w:left="4320" w:firstLine="720"/>
      </w:pPr>
      <w:r w:rsidRPr="00735A90">
        <w:t xml:space="preserve">Title:  _________________________ </w:t>
      </w:r>
    </w:p>
    <w:p w14:paraId="0F6F2CB7" w14:textId="77777777" w:rsidR="00735A90" w:rsidRPr="00735A90" w:rsidRDefault="00735A90" w:rsidP="00735A90">
      <w:pPr>
        <w:spacing w:after="0"/>
        <w:rPr>
          <w:b/>
        </w:rPr>
      </w:pPr>
    </w:p>
    <w:p w14:paraId="371332CF" w14:textId="77777777" w:rsidR="00735A90" w:rsidRPr="00735A90" w:rsidRDefault="009E5466" w:rsidP="00735A90">
      <w:pPr>
        <w:spacing w:after="0"/>
        <w:ind w:left="4320" w:firstLine="720"/>
      </w:pPr>
      <w:r>
        <w:rPr>
          <w:b/>
        </w:rPr>
        <w:t>ASSIGNOR</w:t>
      </w:r>
      <w:r w:rsidR="00735A90" w:rsidRPr="00735A90">
        <w:t>:</w:t>
      </w:r>
    </w:p>
    <w:p w14:paraId="7691103A" w14:textId="77777777" w:rsidR="00735A90" w:rsidRPr="00735A90" w:rsidRDefault="00735A90" w:rsidP="00735A90">
      <w:pPr>
        <w:spacing w:after="0"/>
        <w:ind w:left="4320"/>
      </w:pPr>
    </w:p>
    <w:p w14:paraId="362889E4" w14:textId="77777777" w:rsidR="00735A90" w:rsidRPr="001C3D33" w:rsidRDefault="00B549BD" w:rsidP="00735A90">
      <w:pPr>
        <w:spacing w:after="0"/>
        <w:ind w:left="5040"/>
      </w:pPr>
      <w:r w:rsidRPr="001C3D33">
        <w:t xml:space="preserve">ALTA SUNSET, LLC, a Florida limited liability company </w:t>
      </w:r>
    </w:p>
    <w:p w14:paraId="4C3EBD61" w14:textId="77777777" w:rsidR="00735A90" w:rsidRPr="00735A90" w:rsidRDefault="00735A90" w:rsidP="00735A90">
      <w:pPr>
        <w:spacing w:after="0"/>
        <w:ind w:left="4860"/>
      </w:pPr>
    </w:p>
    <w:p w14:paraId="1DF40C01" w14:textId="77777777" w:rsidR="00735A90" w:rsidRPr="00735A90" w:rsidRDefault="00735A90" w:rsidP="00735A90">
      <w:pPr>
        <w:spacing w:after="0"/>
        <w:ind w:left="4860"/>
      </w:pPr>
    </w:p>
    <w:p w14:paraId="367D4D11" w14:textId="77777777" w:rsidR="00735A90" w:rsidRPr="00735A90" w:rsidRDefault="00735A90" w:rsidP="00735A90">
      <w:pPr>
        <w:spacing w:after="0"/>
        <w:ind w:left="4320" w:firstLine="720"/>
      </w:pPr>
      <w:r w:rsidRPr="00735A90">
        <w:t>By: ___________________________</w:t>
      </w:r>
    </w:p>
    <w:p w14:paraId="000262B1" w14:textId="77777777" w:rsidR="00735A90" w:rsidRPr="00735A90" w:rsidRDefault="00735A90" w:rsidP="00735A90">
      <w:pPr>
        <w:spacing w:after="0"/>
        <w:ind w:left="4320" w:firstLine="720"/>
      </w:pPr>
      <w:r w:rsidRPr="00735A90">
        <w:t xml:space="preserve">Name:  ________________________ </w:t>
      </w:r>
    </w:p>
    <w:p w14:paraId="7690C7C9" w14:textId="77777777" w:rsidR="00735A90" w:rsidRPr="00735A90" w:rsidRDefault="00735A90" w:rsidP="00735A90">
      <w:pPr>
        <w:spacing w:after="0"/>
        <w:ind w:left="4320" w:firstLine="720"/>
      </w:pPr>
      <w:r w:rsidRPr="00735A90">
        <w:t xml:space="preserve">Title:  _________________________ </w:t>
      </w:r>
    </w:p>
    <w:p w14:paraId="2B4D5FA9" w14:textId="77777777" w:rsidR="009E5466" w:rsidRDefault="00735A90" w:rsidP="009E5466">
      <w:pPr>
        <w:spacing w:after="0"/>
        <w:ind w:left="5040"/>
        <w:rPr>
          <w:b/>
        </w:rPr>
      </w:pPr>
      <w:r w:rsidRPr="00735A90">
        <w:rPr>
          <w:b/>
        </w:rPr>
        <w:br/>
      </w:r>
      <w:r w:rsidR="009E5466">
        <w:rPr>
          <w:b/>
        </w:rPr>
        <w:t>ASSIGNEE:</w:t>
      </w:r>
    </w:p>
    <w:p w14:paraId="525B9E8D" w14:textId="77777777" w:rsidR="00B549BD" w:rsidRDefault="00B549BD" w:rsidP="009E5466">
      <w:pPr>
        <w:spacing w:after="0"/>
        <w:ind w:left="5040"/>
        <w:rPr>
          <w:b/>
        </w:rPr>
      </w:pPr>
    </w:p>
    <w:p w14:paraId="1FDE5DFE" w14:textId="77777777" w:rsidR="00B549BD" w:rsidRPr="001C3D33" w:rsidRDefault="00B549BD" w:rsidP="009E5466">
      <w:pPr>
        <w:spacing w:after="0"/>
        <w:ind w:left="5040"/>
      </w:pPr>
      <w:r w:rsidRPr="001C3D33">
        <w:t>MAESTRA SUNSET LLC, a Florida limited liability company</w:t>
      </w:r>
    </w:p>
    <w:p w14:paraId="30C899CA" w14:textId="77777777" w:rsidR="009E5466" w:rsidRPr="00735A90" w:rsidRDefault="009E5466" w:rsidP="009E5466">
      <w:pPr>
        <w:spacing w:after="0"/>
        <w:ind w:left="4860"/>
      </w:pPr>
    </w:p>
    <w:p w14:paraId="1AC09CEC" w14:textId="77777777" w:rsidR="009E5466" w:rsidRPr="00735A90" w:rsidRDefault="009E5466" w:rsidP="009E5466">
      <w:pPr>
        <w:spacing w:after="0"/>
        <w:ind w:left="4860"/>
      </w:pPr>
    </w:p>
    <w:p w14:paraId="6A50C899" w14:textId="77777777" w:rsidR="009E5466" w:rsidRPr="00735A90" w:rsidRDefault="009E5466" w:rsidP="009E5466">
      <w:pPr>
        <w:spacing w:after="0"/>
        <w:ind w:left="4320" w:firstLine="720"/>
      </w:pPr>
      <w:r w:rsidRPr="00735A90">
        <w:t>By: ___________________________</w:t>
      </w:r>
    </w:p>
    <w:p w14:paraId="382C7EA2" w14:textId="77777777" w:rsidR="009E5466" w:rsidRPr="00735A90" w:rsidRDefault="009E5466" w:rsidP="009E5466">
      <w:pPr>
        <w:spacing w:after="0"/>
        <w:ind w:left="4320" w:firstLine="720"/>
      </w:pPr>
      <w:r w:rsidRPr="00735A90">
        <w:t xml:space="preserve">Name:  ________________________ </w:t>
      </w:r>
    </w:p>
    <w:p w14:paraId="1E02D9A8" w14:textId="77777777" w:rsidR="009E5466" w:rsidRPr="00735A90" w:rsidRDefault="009E5466" w:rsidP="009E5466">
      <w:pPr>
        <w:spacing w:after="0"/>
        <w:ind w:left="4320" w:firstLine="720"/>
      </w:pPr>
      <w:r w:rsidRPr="00735A90">
        <w:t xml:space="preserve">Title:  _________________________ </w:t>
      </w:r>
    </w:p>
    <w:p w14:paraId="6E64BC79" w14:textId="77777777" w:rsidR="009E5466" w:rsidRDefault="009E5466" w:rsidP="00735A90">
      <w:pPr>
        <w:tabs>
          <w:tab w:val="left" w:pos="1440"/>
        </w:tabs>
        <w:spacing w:after="0"/>
        <w:ind w:left="5040"/>
        <w:rPr>
          <w:b/>
        </w:rPr>
      </w:pPr>
    </w:p>
    <w:p w14:paraId="299F61DF" w14:textId="77777777" w:rsidR="009E5466" w:rsidRDefault="009E5466" w:rsidP="00735A90">
      <w:pPr>
        <w:tabs>
          <w:tab w:val="left" w:pos="1440"/>
        </w:tabs>
        <w:spacing w:after="0"/>
        <w:ind w:left="5040"/>
        <w:rPr>
          <w:b/>
        </w:rPr>
      </w:pPr>
    </w:p>
    <w:p w14:paraId="627A81D9" w14:textId="77777777" w:rsidR="00735A90" w:rsidRPr="00735A90" w:rsidRDefault="00735A90" w:rsidP="00735A90">
      <w:pPr>
        <w:tabs>
          <w:tab w:val="left" w:pos="1440"/>
        </w:tabs>
        <w:spacing w:after="0"/>
        <w:ind w:left="5040"/>
        <w:rPr>
          <w:b/>
        </w:rPr>
      </w:pPr>
      <w:r w:rsidRPr="00735A90">
        <w:rPr>
          <w:b/>
        </w:rPr>
        <w:t>ESCROW AGENT:</w:t>
      </w:r>
    </w:p>
    <w:p w14:paraId="10D459DF" w14:textId="77777777" w:rsidR="00735A90" w:rsidRDefault="00735A90" w:rsidP="00735A90">
      <w:pPr>
        <w:tabs>
          <w:tab w:val="right" w:leader="underscore" w:pos="4320"/>
        </w:tabs>
        <w:spacing w:after="0"/>
      </w:pPr>
    </w:p>
    <w:p w14:paraId="3D88730A" w14:textId="77777777" w:rsidR="00735A90" w:rsidRPr="001C3D33" w:rsidRDefault="00B549BD" w:rsidP="00B549BD">
      <w:pPr>
        <w:spacing w:after="0"/>
        <w:ind w:left="5040"/>
      </w:pPr>
      <w:r w:rsidRPr="001C3D33">
        <w:t>QUESADA VALDES PLLC, a Florida professional limited liability company</w:t>
      </w:r>
    </w:p>
    <w:p w14:paraId="36B214DC" w14:textId="77777777" w:rsidR="00735A90" w:rsidRPr="001C3D33" w:rsidRDefault="00735A90" w:rsidP="00735A90">
      <w:pPr>
        <w:spacing w:after="0"/>
      </w:pPr>
    </w:p>
    <w:p w14:paraId="68D707AC" w14:textId="77777777" w:rsidR="00735A90" w:rsidRPr="001C3D33" w:rsidRDefault="00735A90" w:rsidP="00735A90">
      <w:pPr>
        <w:spacing w:after="0"/>
      </w:pPr>
    </w:p>
    <w:p w14:paraId="1C4E43D4" w14:textId="77777777" w:rsidR="00735A90" w:rsidRPr="00735A90" w:rsidRDefault="00735A90" w:rsidP="00735A90">
      <w:pPr>
        <w:spacing w:after="0"/>
        <w:ind w:left="4320" w:firstLine="720"/>
      </w:pPr>
      <w:r w:rsidRPr="00735A90">
        <w:t>By:</w:t>
      </w:r>
      <w:r>
        <w:rPr>
          <w:u w:val="single"/>
        </w:rPr>
        <w:tab/>
      </w:r>
      <w:r>
        <w:rPr>
          <w:u w:val="single"/>
        </w:rPr>
        <w:tab/>
      </w:r>
      <w:r>
        <w:rPr>
          <w:u w:val="single"/>
        </w:rPr>
        <w:tab/>
      </w:r>
      <w:r>
        <w:rPr>
          <w:u w:val="single"/>
        </w:rPr>
        <w:tab/>
      </w:r>
      <w:r>
        <w:rPr>
          <w:u w:val="single"/>
        </w:rPr>
        <w:tab/>
      </w:r>
      <w:r w:rsidRPr="00735A90">
        <w:tab/>
      </w:r>
    </w:p>
    <w:p w14:paraId="018CD68A" w14:textId="77777777" w:rsidR="00735A90" w:rsidRPr="00735A90" w:rsidRDefault="00735A90" w:rsidP="00735A90">
      <w:pPr>
        <w:spacing w:after="0"/>
        <w:ind w:left="4320" w:firstLine="720"/>
      </w:pPr>
      <w:proofErr w:type="gramStart"/>
      <w:r w:rsidRPr="00735A90">
        <w:t>Name:_</w:t>
      </w:r>
      <w:proofErr w:type="gramEnd"/>
      <w:r w:rsidRPr="00735A90">
        <w:t>________________________</w:t>
      </w:r>
    </w:p>
    <w:p w14:paraId="130F1A4B" w14:textId="77777777" w:rsidR="00735A90" w:rsidRPr="00735A90" w:rsidRDefault="00735A90" w:rsidP="00735A90">
      <w:pPr>
        <w:spacing w:after="0"/>
        <w:ind w:left="4320" w:firstLine="720"/>
      </w:pPr>
      <w:proofErr w:type="gramStart"/>
      <w:r w:rsidRPr="00735A90">
        <w:t>Title:_</w:t>
      </w:r>
      <w:proofErr w:type="gramEnd"/>
      <w:r w:rsidRPr="00735A90">
        <w:t>_________________________</w:t>
      </w:r>
    </w:p>
    <w:p w14:paraId="45705E87" w14:textId="77777777" w:rsidR="00211B8F" w:rsidRDefault="00211B8F">
      <w:pPr>
        <w:spacing w:after="0"/>
        <w:rPr>
          <w:u w:val="single"/>
        </w:rPr>
      </w:pPr>
      <w:r>
        <w:rPr>
          <w:u w:val="single"/>
        </w:rPr>
        <w:br w:type="page"/>
      </w:r>
    </w:p>
    <w:p w14:paraId="02E737A0" w14:textId="77777777" w:rsidR="00735A90" w:rsidRDefault="00211B8F" w:rsidP="00211B8F">
      <w:pPr>
        <w:autoSpaceDE w:val="0"/>
        <w:autoSpaceDN w:val="0"/>
        <w:adjustRightInd w:val="0"/>
        <w:spacing w:after="0"/>
        <w:jc w:val="center"/>
        <w:rPr>
          <w:u w:val="single"/>
        </w:rPr>
      </w:pPr>
      <w:r>
        <w:rPr>
          <w:u w:val="single"/>
        </w:rPr>
        <w:lastRenderedPageBreak/>
        <w:t>EXHIBIT A</w:t>
      </w:r>
    </w:p>
    <w:p w14:paraId="7B4DB75C" w14:textId="77777777" w:rsidR="00211B8F" w:rsidRDefault="00211B8F" w:rsidP="00211B8F">
      <w:pPr>
        <w:autoSpaceDE w:val="0"/>
        <w:autoSpaceDN w:val="0"/>
        <w:adjustRightInd w:val="0"/>
        <w:spacing w:after="0"/>
        <w:jc w:val="center"/>
        <w:rPr>
          <w:u w:val="single"/>
        </w:rPr>
      </w:pPr>
    </w:p>
    <w:p w14:paraId="6F803424" w14:textId="77777777" w:rsidR="0098689F" w:rsidRDefault="00211B8F" w:rsidP="00C442F7">
      <w:pPr>
        <w:autoSpaceDE w:val="0"/>
        <w:autoSpaceDN w:val="0"/>
        <w:adjustRightInd w:val="0"/>
        <w:spacing w:after="0"/>
        <w:jc w:val="center"/>
      </w:pPr>
      <w:r>
        <w:t xml:space="preserve">Wiring Instructions for </w:t>
      </w:r>
      <w:r w:rsidR="00C442F7">
        <w:t>Assignor</w:t>
      </w:r>
    </w:p>
    <w:p w14:paraId="245D3341" w14:textId="77777777" w:rsidR="00C442F7" w:rsidRDefault="00C442F7" w:rsidP="00C442F7">
      <w:pPr>
        <w:autoSpaceDE w:val="0"/>
        <w:autoSpaceDN w:val="0"/>
        <w:adjustRightInd w:val="0"/>
        <w:spacing w:after="0"/>
        <w:jc w:val="center"/>
      </w:pPr>
    </w:p>
    <w:p w14:paraId="268406ED" w14:textId="77777777" w:rsidR="00C442F7" w:rsidRPr="00A359FF" w:rsidRDefault="00C442F7" w:rsidP="00C442F7">
      <w:pPr>
        <w:autoSpaceDE w:val="0"/>
        <w:autoSpaceDN w:val="0"/>
        <w:adjustRightInd w:val="0"/>
        <w:spacing w:after="0"/>
        <w:jc w:val="center"/>
        <w:rPr>
          <w:u w:val="single"/>
        </w:rPr>
      </w:pPr>
      <w:r>
        <w:t>(see attached)</w:t>
      </w:r>
    </w:p>
    <w:p w14:paraId="320A826C" w14:textId="77777777" w:rsidR="00F7605B" w:rsidRDefault="00F7605B">
      <w:pPr>
        <w:pStyle w:val="DocID"/>
      </w:pPr>
    </w:p>
    <w:sectPr w:rsidR="00F7605B">
      <w:footerReference w:type="default" r:id="rId13"/>
      <w:footerReference w:type="first" r:id="rId14"/>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489114" w14:textId="77777777" w:rsidR="008E55E1" w:rsidRDefault="008E55E1">
      <w:pPr>
        <w:spacing w:after="0"/>
      </w:pPr>
      <w:r>
        <w:separator/>
      </w:r>
    </w:p>
  </w:endnote>
  <w:endnote w:type="continuationSeparator" w:id="0">
    <w:p w14:paraId="62EDBB12" w14:textId="77777777" w:rsidR="008E55E1" w:rsidRDefault="008E55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7558F7" w14:textId="77777777" w:rsidR="00421070" w:rsidRPr="009C33F8" w:rsidRDefault="00421070" w:rsidP="009C3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CD73EE" w14:textId="77777777" w:rsidR="00421070" w:rsidRDefault="00421070" w:rsidP="001E08C0">
    <w:pPr>
      <w:pStyle w:val="Footer"/>
    </w:pPr>
    <w:r w:rsidRPr="005F6CCC">
      <w:tab/>
    </w:r>
    <w:r w:rsidRPr="005F6CCC">
      <w:fldChar w:fldCharType="begin"/>
    </w:r>
    <w:r w:rsidRPr="005F6CCC">
      <w:instrText xml:space="preserve"> PAGE   \* MERGEFORMAT </w:instrText>
    </w:r>
    <w:r w:rsidRPr="005F6CCC">
      <w:fldChar w:fldCharType="separate"/>
    </w:r>
    <w:r w:rsidR="00FE57E7">
      <w:rPr>
        <w:noProof/>
      </w:rPr>
      <w:t>2</w:t>
    </w:r>
    <w:r w:rsidRPr="005F6CCC">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1BEDA" w14:textId="77777777" w:rsidR="00421070" w:rsidRDefault="00421070" w:rsidP="00A7677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86BB6A" w14:textId="77777777" w:rsidR="00421070" w:rsidRDefault="00421070" w:rsidP="007E22DE">
    <w:pPr>
      <w:pStyle w:val="Footer"/>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B9B1C" w14:textId="77777777" w:rsidR="00421070" w:rsidRDefault="00421070" w:rsidP="00D26445">
    <w:pPr>
      <w:pStyle w:val="Footer"/>
    </w:pPr>
    <w:r>
      <w:tab/>
    </w:r>
    <w:r w:rsidRPr="005F6CCC">
      <w:t>[Amendment to Escrow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3A3848" w14:textId="77777777" w:rsidR="008E55E1" w:rsidRDefault="008E55E1">
      <w:pPr>
        <w:spacing w:after="0"/>
        <w:rPr>
          <w:noProof/>
        </w:rPr>
      </w:pPr>
      <w:r>
        <w:rPr>
          <w:noProof/>
        </w:rPr>
        <w:separator/>
      </w:r>
    </w:p>
  </w:footnote>
  <w:footnote w:type="continuationSeparator" w:id="0">
    <w:p w14:paraId="01A9AD8A" w14:textId="77777777" w:rsidR="008E55E1" w:rsidRDefault="008E55E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3CA782" w14:textId="77777777" w:rsidR="00421070" w:rsidRDefault="004210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B7C281" w14:textId="77777777" w:rsidR="00421070" w:rsidRDefault="004210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BB9CC8" w14:textId="77777777" w:rsidR="00421070" w:rsidRDefault="00421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39CAD8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F747B1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5C90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5F68A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BA438B0"/>
    <w:lvl w:ilvl="0">
      <w:start w:val="1"/>
      <w:numFmt w:val="bullet"/>
      <w:pStyle w:val="ListBullet5"/>
      <w:lvlText w:val=""/>
      <w:lvlJc w:val="left"/>
      <w:pPr>
        <w:tabs>
          <w:tab w:val="num" w:pos="1800"/>
        </w:tabs>
        <w:ind w:left="1800" w:hanging="360"/>
      </w:pPr>
    </w:lvl>
  </w:abstractNum>
  <w:abstractNum w:abstractNumId="5" w15:restartNumberingAfterBreak="0">
    <w:nsid w:val="FFFFFF81"/>
    <w:multiLevelType w:val="singleLevel"/>
    <w:tmpl w:val="DBE46AC4"/>
    <w:lvl w:ilvl="0">
      <w:start w:val="1"/>
      <w:numFmt w:val="bullet"/>
      <w:pStyle w:val="ListBullet4"/>
      <w:lvlText w:val=""/>
      <w:lvlJc w:val="left"/>
      <w:pPr>
        <w:tabs>
          <w:tab w:val="num" w:pos="1440"/>
        </w:tabs>
        <w:ind w:left="1440" w:hanging="360"/>
      </w:pPr>
    </w:lvl>
  </w:abstractNum>
  <w:abstractNum w:abstractNumId="6" w15:restartNumberingAfterBreak="0">
    <w:nsid w:val="FFFFFF82"/>
    <w:multiLevelType w:val="singleLevel"/>
    <w:tmpl w:val="956E2190"/>
    <w:lvl w:ilvl="0">
      <w:start w:val="1"/>
      <w:numFmt w:val="bullet"/>
      <w:pStyle w:val="ListBullet3"/>
      <w:lvlText w:val=""/>
      <w:lvlJc w:val="left"/>
      <w:pPr>
        <w:tabs>
          <w:tab w:val="num" w:pos="1080"/>
        </w:tabs>
        <w:ind w:left="1080" w:hanging="360"/>
      </w:pPr>
    </w:lvl>
  </w:abstractNum>
  <w:abstractNum w:abstractNumId="7" w15:restartNumberingAfterBreak="0">
    <w:nsid w:val="FFFFFF83"/>
    <w:multiLevelType w:val="singleLevel"/>
    <w:tmpl w:val="B9D80DD8"/>
    <w:lvl w:ilvl="0">
      <w:start w:val="1"/>
      <w:numFmt w:val="bullet"/>
      <w:pStyle w:val="ListBullet2"/>
      <w:lvlText w:val=""/>
      <w:lvlJc w:val="left"/>
      <w:pPr>
        <w:tabs>
          <w:tab w:val="num" w:pos="720"/>
        </w:tabs>
        <w:ind w:left="720" w:hanging="360"/>
      </w:pPr>
    </w:lvl>
  </w:abstractNum>
  <w:abstractNum w:abstractNumId="8" w15:restartNumberingAfterBreak="0">
    <w:nsid w:val="FFFFFF88"/>
    <w:multiLevelType w:val="singleLevel"/>
    <w:tmpl w:val="2198395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982295A"/>
    <w:lvl w:ilvl="0">
      <w:start w:val="1"/>
      <w:numFmt w:val="bullet"/>
      <w:lvlText w:val=""/>
      <w:lvlJc w:val="left"/>
      <w:pPr>
        <w:ind w:left="360" w:hanging="360"/>
      </w:pPr>
      <w:rPr>
        <w:rFonts w:ascii="Symbol" w:hAnsi="Symbol" w:hint="default"/>
      </w:rPr>
    </w:lvl>
  </w:abstractNum>
  <w:abstractNum w:abstractNumId="10" w15:restartNumberingAfterBreak="0">
    <w:nsid w:val="066E4E1E"/>
    <w:multiLevelType w:val="multilevel"/>
    <w:tmpl w:val="E286E082"/>
    <w:lvl w:ilvl="0">
      <w:start w:val="1"/>
      <w:numFmt w:val="decimal"/>
      <w:lvlText w:val="%1."/>
      <w:lvlJc w:val="left"/>
      <w:pPr>
        <w:tabs>
          <w:tab w:val="left" w:pos="648"/>
        </w:tabs>
      </w:pPr>
      <w:rPr>
        <w:rFonts w:ascii="Times New Roman" w:eastAsia="Times New Roman" w:hAnsi="Times New Roman"/>
        <w:color w:val="000000"/>
        <w:spacing w:val="0"/>
        <w:w w:val="100"/>
        <w:sz w:val="24"/>
        <w:u w:val="none"/>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D407BCB"/>
    <w:multiLevelType w:val="multilevel"/>
    <w:tmpl w:val="9D8ED856"/>
    <w:lvl w:ilvl="0">
      <w:start w:val="1"/>
      <w:numFmt w:val="decimal"/>
      <w:pStyle w:val="Heading1"/>
      <w:lvlText w:val="%1."/>
      <w:lvlJc w:val="left"/>
      <w:pPr>
        <w:tabs>
          <w:tab w:val="num" w:pos="0"/>
        </w:tabs>
        <w:ind w:left="0" w:firstLine="720"/>
      </w:pPr>
    </w:lvl>
    <w:lvl w:ilvl="1">
      <w:start w:val="1"/>
      <w:numFmt w:val="lowerLetter"/>
      <w:pStyle w:val="Heading2"/>
      <w:lvlText w:val="(%2)"/>
      <w:lvlJc w:val="left"/>
      <w:pPr>
        <w:tabs>
          <w:tab w:val="num" w:pos="0"/>
        </w:tabs>
        <w:ind w:left="0" w:firstLine="1440"/>
      </w:pPr>
    </w:lvl>
    <w:lvl w:ilvl="2">
      <w:start w:val="1"/>
      <w:numFmt w:val="lowerRoman"/>
      <w:pStyle w:val="Heading3"/>
      <w:lvlText w:val="(%3)"/>
      <w:lvlJc w:val="left"/>
      <w:pPr>
        <w:tabs>
          <w:tab w:val="num" w:pos="0"/>
        </w:tabs>
        <w:ind w:left="0" w:firstLine="2160"/>
      </w:pPr>
    </w:lvl>
    <w:lvl w:ilvl="3">
      <w:start w:val="1"/>
      <w:numFmt w:val="decimal"/>
      <w:pStyle w:val="Heading4"/>
      <w:lvlText w:val="(%4)"/>
      <w:lvlJc w:val="left"/>
      <w:pPr>
        <w:tabs>
          <w:tab w:val="num" w:pos="0"/>
        </w:tabs>
        <w:ind w:left="0" w:firstLine="2880"/>
      </w:pPr>
    </w:lvl>
    <w:lvl w:ilvl="4">
      <w:start w:val="1"/>
      <w:numFmt w:val="lowerLetter"/>
      <w:pStyle w:val="Heading5"/>
      <w:lvlText w:val="%5."/>
      <w:lvlJc w:val="left"/>
      <w:pPr>
        <w:tabs>
          <w:tab w:val="num" w:pos="0"/>
        </w:tabs>
        <w:ind w:left="0" w:firstLine="3600"/>
      </w:pPr>
    </w:lvl>
    <w:lvl w:ilvl="5">
      <w:start w:val="1"/>
      <w:numFmt w:val="lowerRoman"/>
      <w:pStyle w:val="Heading6"/>
      <w:lvlText w:val="%6."/>
      <w:lvlJc w:val="left"/>
      <w:pPr>
        <w:tabs>
          <w:tab w:val="num" w:pos="0"/>
        </w:tabs>
        <w:ind w:left="0" w:firstLine="4320"/>
      </w:pPr>
    </w:lvl>
    <w:lvl w:ilvl="6">
      <w:start w:val="1"/>
      <w:numFmt w:val="decimal"/>
      <w:pStyle w:val="Heading7"/>
      <w:lvlText w:val="%7)"/>
      <w:lvlJc w:val="left"/>
      <w:pPr>
        <w:tabs>
          <w:tab w:val="num" w:pos="0"/>
        </w:tabs>
        <w:ind w:left="0" w:firstLine="5040"/>
      </w:pPr>
    </w:lvl>
    <w:lvl w:ilvl="7">
      <w:start w:val="1"/>
      <w:numFmt w:val="lowerLetter"/>
      <w:pStyle w:val="Heading8"/>
      <w:lvlText w:val="%8)"/>
      <w:lvlJc w:val="left"/>
      <w:pPr>
        <w:tabs>
          <w:tab w:val="num" w:pos="0"/>
        </w:tabs>
        <w:ind w:left="0" w:firstLine="5760"/>
      </w:pPr>
    </w:lvl>
    <w:lvl w:ilvl="8">
      <w:start w:val="1"/>
      <w:numFmt w:val="lowerRoman"/>
      <w:pStyle w:val="Heading9"/>
      <w:lvlText w:val="%9)"/>
      <w:lvlJc w:val="left"/>
      <w:pPr>
        <w:tabs>
          <w:tab w:val="num" w:pos="0"/>
        </w:tabs>
        <w:ind w:left="0" w:firstLine="6480"/>
      </w:pPr>
    </w:lvl>
  </w:abstractNum>
  <w:abstractNum w:abstractNumId="12" w15:restartNumberingAfterBreak="0">
    <w:nsid w:val="7BDA1B7F"/>
    <w:multiLevelType w:val="hybridMultilevel"/>
    <w:tmpl w:val="B922FC44"/>
    <w:lvl w:ilvl="0" w:tplc="8A382902">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8"/>
  </w:num>
  <w:num w:numId="6">
    <w:abstractNumId w:val="3"/>
  </w:num>
  <w:num w:numId="7">
    <w:abstractNumId w:val="2"/>
  </w:num>
  <w:num w:numId="8">
    <w:abstractNumId w:val="1"/>
  </w:num>
  <w:num w:numId="9">
    <w:abstractNumId w:val="0"/>
  </w:num>
  <w:num w:numId="10">
    <w:abstractNumId w:val="9"/>
  </w:num>
  <w:num w:numId="11">
    <w:abstractNumId w:val="11"/>
  </w:num>
  <w:num w:numId="12">
    <w:abstractNumId w:val="11"/>
  </w:num>
  <w:num w:numId="13">
    <w:abstractNumId w:val="12"/>
  </w:num>
  <w:num w:numId="1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Xiomara Machado">
    <w15:presenceInfo w15:providerId="AD" w15:userId="S::xm@qvlaw.net::0434e28a-3dc0-4ee5-a53c-f57f95f101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FF"/>
    <w:rsid w:val="00013232"/>
    <w:rsid w:val="0003097C"/>
    <w:rsid w:val="00065CD6"/>
    <w:rsid w:val="00066AD3"/>
    <w:rsid w:val="0007321B"/>
    <w:rsid w:val="00093300"/>
    <w:rsid w:val="000B200C"/>
    <w:rsid w:val="000D76AD"/>
    <w:rsid w:val="000E5285"/>
    <w:rsid w:val="000E5DDF"/>
    <w:rsid w:val="000E7A2C"/>
    <w:rsid w:val="001101DF"/>
    <w:rsid w:val="001901F1"/>
    <w:rsid w:val="00197D4D"/>
    <w:rsid w:val="001C3D33"/>
    <w:rsid w:val="001D3E35"/>
    <w:rsid w:val="001F696A"/>
    <w:rsid w:val="00211B8F"/>
    <w:rsid w:val="00220D0C"/>
    <w:rsid w:val="00224DD1"/>
    <w:rsid w:val="00226C2A"/>
    <w:rsid w:val="0027496B"/>
    <w:rsid w:val="002952BE"/>
    <w:rsid w:val="002A2A32"/>
    <w:rsid w:val="002C09E9"/>
    <w:rsid w:val="002D2FEC"/>
    <w:rsid w:val="002D42FA"/>
    <w:rsid w:val="002E450A"/>
    <w:rsid w:val="002F06F8"/>
    <w:rsid w:val="00303AA8"/>
    <w:rsid w:val="003058E7"/>
    <w:rsid w:val="003E6562"/>
    <w:rsid w:val="00414D7D"/>
    <w:rsid w:val="00417E50"/>
    <w:rsid w:val="00421070"/>
    <w:rsid w:val="004B6821"/>
    <w:rsid w:val="004E6B60"/>
    <w:rsid w:val="00500EBF"/>
    <w:rsid w:val="005350BF"/>
    <w:rsid w:val="00575731"/>
    <w:rsid w:val="005A2302"/>
    <w:rsid w:val="005B4B28"/>
    <w:rsid w:val="005E21E4"/>
    <w:rsid w:val="005F6CCC"/>
    <w:rsid w:val="00606715"/>
    <w:rsid w:val="006125ED"/>
    <w:rsid w:val="00620C5A"/>
    <w:rsid w:val="0063147D"/>
    <w:rsid w:val="006467C3"/>
    <w:rsid w:val="0067146A"/>
    <w:rsid w:val="006F5C01"/>
    <w:rsid w:val="0073436B"/>
    <w:rsid w:val="00735A90"/>
    <w:rsid w:val="00754596"/>
    <w:rsid w:val="007B4D23"/>
    <w:rsid w:val="007D102F"/>
    <w:rsid w:val="007E34EB"/>
    <w:rsid w:val="007E4228"/>
    <w:rsid w:val="00831019"/>
    <w:rsid w:val="00841241"/>
    <w:rsid w:val="00850DBB"/>
    <w:rsid w:val="0085385A"/>
    <w:rsid w:val="008924C6"/>
    <w:rsid w:val="008B78D5"/>
    <w:rsid w:val="008D16DF"/>
    <w:rsid w:val="008D3214"/>
    <w:rsid w:val="008E55E1"/>
    <w:rsid w:val="008E745A"/>
    <w:rsid w:val="00923837"/>
    <w:rsid w:val="00930918"/>
    <w:rsid w:val="009326EB"/>
    <w:rsid w:val="0094628C"/>
    <w:rsid w:val="00956DC3"/>
    <w:rsid w:val="0098689F"/>
    <w:rsid w:val="00992560"/>
    <w:rsid w:val="009A5669"/>
    <w:rsid w:val="009C33F8"/>
    <w:rsid w:val="009D57EC"/>
    <w:rsid w:val="009D5DBD"/>
    <w:rsid w:val="009E5466"/>
    <w:rsid w:val="009F0942"/>
    <w:rsid w:val="00A014D8"/>
    <w:rsid w:val="00A24E08"/>
    <w:rsid w:val="00A322C1"/>
    <w:rsid w:val="00A359FF"/>
    <w:rsid w:val="00A90C05"/>
    <w:rsid w:val="00A95AED"/>
    <w:rsid w:val="00AB0417"/>
    <w:rsid w:val="00AB2F55"/>
    <w:rsid w:val="00AC3F03"/>
    <w:rsid w:val="00AF2E29"/>
    <w:rsid w:val="00AF4472"/>
    <w:rsid w:val="00B07B03"/>
    <w:rsid w:val="00B329C1"/>
    <w:rsid w:val="00B50AFD"/>
    <w:rsid w:val="00B549BD"/>
    <w:rsid w:val="00BA626D"/>
    <w:rsid w:val="00BF42DE"/>
    <w:rsid w:val="00C122BA"/>
    <w:rsid w:val="00C232A8"/>
    <w:rsid w:val="00C442F7"/>
    <w:rsid w:val="00C45BE3"/>
    <w:rsid w:val="00C52B03"/>
    <w:rsid w:val="00C55A3E"/>
    <w:rsid w:val="00C92A81"/>
    <w:rsid w:val="00CC5530"/>
    <w:rsid w:val="00CC6163"/>
    <w:rsid w:val="00CD7BA8"/>
    <w:rsid w:val="00CE66E7"/>
    <w:rsid w:val="00D31A5A"/>
    <w:rsid w:val="00D82A7B"/>
    <w:rsid w:val="00DD40B8"/>
    <w:rsid w:val="00DE14AE"/>
    <w:rsid w:val="00DE3541"/>
    <w:rsid w:val="00E16998"/>
    <w:rsid w:val="00E56A53"/>
    <w:rsid w:val="00E71559"/>
    <w:rsid w:val="00E72434"/>
    <w:rsid w:val="00E72983"/>
    <w:rsid w:val="00E91F48"/>
    <w:rsid w:val="00EB202E"/>
    <w:rsid w:val="00EC66FE"/>
    <w:rsid w:val="00EF2AAC"/>
    <w:rsid w:val="00F00960"/>
    <w:rsid w:val="00F16B77"/>
    <w:rsid w:val="00F240A4"/>
    <w:rsid w:val="00F34B46"/>
    <w:rsid w:val="00F754F5"/>
    <w:rsid w:val="00F7605B"/>
    <w:rsid w:val="00F934CB"/>
    <w:rsid w:val="00FA1DE7"/>
    <w:rsid w:val="00FA6F22"/>
    <w:rsid w:val="00FA7C56"/>
    <w:rsid w:val="00FB084C"/>
    <w:rsid w:val="00FE5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4FA5F5"/>
  <w15:docId w15:val="{AE03113D-B784-4C93-942B-EE2493199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semiHidden="1" w:unhideWhenUsed="1" w:qFormat="1"/>
    <w:lsdException w:name="Subtle Reference" w:uiPriority="3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1F1"/>
    <w:pPr>
      <w:spacing w:after="240"/>
    </w:pPr>
    <w:rPr>
      <w:rFonts w:eastAsia="Times New Roman" w:cs="Times New Roman"/>
    </w:rPr>
  </w:style>
  <w:style w:type="paragraph" w:styleId="Heading1">
    <w:name w:val="heading 1"/>
    <w:basedOn w:val="Normal"/>
    <w:next w:val="Heading2"/>
    <w:link w:val="Heading1Char"/>
    <w:unhideWhenUsed/>
    <w:qFormat/>
    <w:rsid w:val="005E21E4"/>
    <w:pPr>
      <w:numPr>
        <w:numId w:val="12"/>
      </w:numPr>
      <w:outlineLvl w:val="0"/>
    </w:pPr>
    <w:rPr>
      <w:color w:val="000000"/>
      <w:szCs w:val="32"/>
    </w:rPr>
  </w:style>
  <w:style w:type="paragraph" w:styleId="Heading2">
    <w:name w:val="heading 2"/>
    <w:basedOn w:val="Normal"/>
    <w:link w:val="Heading2Char"/>
    <w:unhideWhenUsed/>
    <w:qFormat/>
    <w:rsid w:val="005E21E4"/>
    <w:pPr>
      <w:numPr>
        <w:ilvl w:val="1"/>
        <w:numId w:val="12"/>
      </w:numPr>
      <w:outlineLvl w:val="1"/>
    </w:pPr>
    <w:rPr>
      <w:color w:val="000000"/>
      <w:szCs w:val="28"/>
    </w:rPr>
  </w:style>
  <w:style w:type="paragraph" w:styleId="Heading3">
    <w:name w:val="heading 3"/>
    <w:basedOn w:val="Normal"/>
    <w:link w:val="Heading3Char"/>
    <w:unhideWhenUsed/>
    <w:qFormat/>
    <w:rsid w:val="005E21E4"/>
    <w:pPr>
      <w:numPr>
        <w:ilvl w:val="2"/>
        <w:numId w:val="12"/>
      </w:numPr>
      <w:outlineLvl w:val="2"/>
    </w:pPr>
    <w:rPr>
      <w:color w:val="000000"/>
      <w:szCs w:val="26"/>
    </w:rPr>
  </w:style>
  <w:style w:type="paragraph" w:styleId="Heading4">
    <w:name w:val="heading 4"/>
    <w:basedOn w:val="Normal"/>
    <w:link w:val="Heading4Char"/>
    <w:unhideWhenUsed/>
    <w:qFormat/>
    <w:rsid w:val="005E21E4"/>
    <w:pPr>
      <w:numPr>
        <w:ilvl w:val="3"/>
        <w:numId w:val="12"/>
      </w:numPr>
      <w:outlineLvl w:val="3"/>
    </w:pPr>
    <w:rPr>
      <w:color w:val="000000"/>
      <w:szCs w:val="28"/>
    </w:rPr>
  </w:style>
  <w:style w:type="paragraph" w:styleId="Heading5">
    <w:name w:val="heading 5"/>
    <w:basedOn w:val="Normal"/>
    <w:link w:val="Heading5Char"/>
    <w:semiHidden/>
    <w:rsid w:val="005E21E4"/>
    <w:pPr>
      <w:numPr>
        <w:ilvl w:val="4"/>
        <w:numId w:val="12"/>
      </w:numPr>
      <w:outlineLvl w:val="4"/>
    </w:pPr>
    <w:rPr>
      <w:color w:val="000000"/>
      <w:szCs w:val="26"/>
    </w:rPr>
  </w:style>
  <w:style w:type="paragraph" w:styleId="Heading6">
    <w:name w:val="heading 6"/>
    <w:basedOn w:val="Normal"/>
    <w:link w:val="Heading6Char"/>
    <w:semiHidden/>
    <w:rsid w:val="005E21E4"/>
    <w:pPr>
      <w:numPr>
        <w:ilvl w:val="5"/>
        <w:numId w:val="12"/>
      </w:numPr>
      <w:outlineLvl w:val="5"/>
    </w:pPr>
    <w:rPr>
      <w:color w:val="000000"/>
      <w:szCs w:val="22"/>
    </w:rPr>
  </w:style>
  <w:style w:type="paragraph" w:styleId="Heading7">
    <w:name w:val="heading 7"/>
    <w:basedOn w:val="Normal"/>
    <w:link w:val="Heading7Char"/>
    <w:semiHidden/>
    <w:rsid w:val="005E21E4"/>
    <w:pPr>
      <w:numPr>
        <w:ilvl w:val="6"/>
        <w:numId w:val="12"/>
      </w:numPr>
      <w:outlineLvl w:val="6"/>
    </w:pPr>
    <w:rPr>
      <w:color w:val="000000"/>
    </w:rPr>
  </w:style>
  <w:style w:type="paragraph" w:styleId="Heading8">
    <w:name w:val="heading 8"/>
    <w:basedOn w:val="Normal"/>
    <w:link w:val="Heading8Char"/>
    <w:semiHidden/>
    <w:rsid w:val="005E21E4"/>
    <w:pPr>
      <w:numPr>
        <w:ilvl w:val="7"/>
        <w:numId w:val="12"/>
      </w:numPr>
      <w:outlineLvl w:val="7"/>
    </w:pPr>
    <w:rPr>
      <w:color w:val="000000"/>
    </w:rPr>
  </w:style>
  <w:style w:type="paragraph" w:styleId="Heading9">
    <w:name w:val="heading 9"/>
    <w:basedOn w:val="Normal"/>
    <w:link w:val="Heading9Char"/>
    <w:semiHidden/>
    <w:rsid w:val="005E21E4"/>
    <w:pPr>
      <w:numPr>
        <w:ilvl w:val="8"/>
        <w:numId w:val="11"/>
      </w:numPr>
      <w:outlineLvl w:val="8"/>
    </w:pPr>
    <w:rPr>
      <w:color w:val="00000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rFonts w:eastAsia="Times New Roman" w:cs="Times New Roman"/>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rFonts w:eastAsia="Times New Roman" w:cs="Times New Roman"/>
    </w:rPr>
  </w:style>
  <w:style w:type="paragraph" w:customStyle="1" w:styleId="DocID">
    <w:name w:val="DocID"/>
    <w:basedOn w:val="Footer"/>
    <w:next w:val="Footer"/>
    <w:link w:val="DocIDChar"/>
    <w:rsid w:val="00F754F5"/>
    <w:pPr>
      <w:widowControl w:val="0"/>
      <w:tabs>
        <w:tab w:val="clear" w:pos="4680"/>
        <w:tab w:val="clear" w:pos="9360"/>
      </w:tabs>
      <w:kinsoku w:val="0"/>
      <w:spacing w:after="0"/>
    </w:pPr>
    <w:rPr>
      <w:sz w:val="18"/>
      <w:szCs w:val="20"/>
    </w:rPr>
  </w:style>
  <w:style w:type="character" w:customStyle="1" w:styleId="Heading1Char">
    <w:name w:val="Heading 1 Char"/>
    <w:basedOn w:val="DefaultParagraphFont"/>
    <w:link w:val="Heading1"/>
    <w:rsid w:val="005E21E4"/>
    <w:rPr>
      <w:rFonts w:eastAsia="Times New Roman" w:cs="Times New Roman"/>
      <w:color w:val="000000"/>
      <w:szCs w:val="32"/>
    </w:rPr>
  </w:style>
  <w:style w:type="paragraph" w:styleId="EndnoteText">
    <w:name w:val="endnote text"/>
    <w:basedOn w:val="Normal"/>
    <w:next w:val="EndnoteTextMore"/>
    <w:link w:val="EndnoteTextChar"/>
    <w:semiHidden/>
    <w:pPr>
      <w:ind w:left="720" w:hanging="720"/>
    </w:pPr>
    <w:rPr>
      <w:szCs w:val="20"/>
    </w:rPr>
  </w:style>
  <w:style w:type="character" w:customStyle="1" w:styleId="EndnoteTextChar">
    <w:name w:val="Endnote Text Char"/>
    <w:basedOn w:val="DefaultParagraphFont"/>
    <w:link w:val="EndnoteText"/>
    <w:semiHidden/>
    <w:rPr>
      <w:rFonts w:eastAsia="Times New Roman" w:cs="Times New Roman"/>
      <w:szCs w:val="20"/>
    </w:rPr>
  </w:style>
  <w:style w:type="paragraph" w:styleId="FootnoteText">
    <w:name w:val="footnote text"/>
    <w:basedOn w:val="Normal"/>
    <w:next w:val="FootnoteTextMore"/>
    <w:link w:val="FootnoteTextChar"/>
    <w:pPr>
      <w:spacing w:after="200"/>
    </w:pPr>
    <w:rPr>
      <w:sz w:val="20"/>
      <w:szCs w:val="20"/>
    </w:rPr>
  </w:style>
  <w:style w:type="character" w:customStyle="1" w:styleId="FootnoteTextChar">
    <w:name w:val="Footnote Text Char"/>
    <w:basedOn w:val="DefaultParagraphFont"/>
    <w:link w:val="FootnoteText"/>
    <w:rPr>
      <w:rFonts w:eastAsia="Times New Roman" w:cs="Times New Roman"/>
      <w:sz w:val="20"/>
      <w:szCs w:val="20"/>
    </w:rPr>
  </w:style>
  <w:style w:type="paragraph" w:customStyle="1" w:styleId="EndnoteTextMore">
    <w:name w:val="Endnote Text More"/>
    <w:basedOn w:val="Normal"/>
    <w:pPr>
      <w:ind w:left="720"/>
    </w:pPr>
  </w:style>
  <w:style w:type="paragraph" w:customStyle="1" w:styleId="FootnoteTextMore">
    <w:name w:val="Footnote Text More"/>
    <w:basedOn w:val="Normal"/>
    <w:pPr>
      <w:spacing w:after="200"/>
      <w:ind w:left="720"/>
    </w:pPr>
    <w:rPr>
      <w:sz w:val="20"/>
    </w:rPr>
  </w:style>
  <w:style w:type="character" w:customStyle="1" w:styleId="Heading2Char">
    <w:name w:val="Heading 2 Char"/>
    <w:basedOn w:val="DefaultParagraphFont"/>
    <w:link w:val="Heading2"/>
    <w:rsid w:val="005E21E4"/>
    <w:rPr>
      <w:rFonts w:eastAsia="Times New Roman" w:cs="Times New Roman"/>
      <w:color w:val="000000"/>
      <w:szCs w:val="28"/>
    </w:rPr>
  </w:style>
  <w:style w:type="character" w:customStyle="1" w:styleId="Heading3Char">
    <w:name w:val="Heading 3 Char"/>
    <w:basedOn w:val="DefaultParagraphFont"/>
    <w:link w:val="Heading3"/>
    <w:rsid w:val="005E21E4"/>
    <w:rPr>
      <w:rFonts w:eastAsia="Times New Roman" w:cs="Times New Roman"/>
      <w:color w:val="000000"/>
      <w:szCs w:val="26"/>
    </w:rPr>
  </w:style>
  <w:style w:type="character" w:customStyle="1" w:styleId="Heading4Char">
    <w:name w:val="Heading 4 Char"/>
    <w:basedOn w:val="DefaultParagraphFont"/>
    <w:link w:val="Heading4"/>
    <w:rsid w:val="005E21E4"/>
    <w:rPr>
      <w:rFonts w:eastAsia="Times New Roman" w:cs="Times New Roman"/>
      <w:color w:val="000000"/>
      <w:szCs w:val="28"/>
    </w:rPr>
  </w:style>
  <w:style w:type="character" w:customStyle="1" w:styleId="Heading5Char">
    <w:name w:val="Heading 5 Char"/>
    <w:basedOn w:val="DefaultParagraphFont"/>
    <w:link w:val="Heading5"/>
    <w:semiHidden/>
    <w:rsid w:val="005E21E4"/>
    <w:rPr>
      <w:rFonts w:eastAsia="Times New Roman" w:cs="Times New Roman"/>
      <w:color w:val="000000"/>
      <w:szCs w:val="26"/>
    </w:rPr>
  </w:style>
  <w:style w:type="character" w:customStyle="1" w:styleId="Heading6Char">
    <w:name w:val="Heading 6 Char"/>
    <w:basedOn w:val="DefaultParagraphFont"/>
    <w:link w:val="Heading6"/>
    <w:semiHidden/>
    <w:rsid w:val="005E21E4"/>
    <w:rPr>
      <w:rFonts w:eastAsia="Times New Roman" w:cs="Times New Roman"/>
      <w:color w:val="000000"/>
      <w:szCs w:val="22"/>
    </w:rPr>
  </w:style>
  <w:style w:type="character" w:customStyle="1" w:styleId="Heading7Char">
    <w:name w:val="Heading 7 Char"/>
    <w:basedOn w:val="DefaultParagraphFont"/>
    <w:link w:val="Heading7"/>
    <w:semiHidden/>
    <w:rsid w:val="005E21E4"/>
    <w:rPr>
      <w:rFonts w:eastAsia="Times New Roman" w:cs="Times New Roman"/>
      <w:color w:val="000000"/>
    </w:rPr>
  </w:style>
  <w:style w:type="character" w:customStyle="1" w:styleId="Heading8Char">
    <w:name w:val="Heading 8 Char"/>
    <w:basedOn w:val="DefaultParagraphFont"/>
    <w:link w:val="Heading8"/>
    <w:semiHidden/>
    <w:rsid w:val="005E21E4"/>
    <w:rPr>
      <w:rFonts w:eastAsia="Times New Roman" w:cs="Times New Roman"/>
      <w:color w:val="000000"/>
    </w:rPr>
  </w:style>
  <w:style w:type="character" w:customStyle="1" w:styleId="Heading9Char">
    <w:name w:val="Heading 9 Char"/>
    <w:basedOn w:val="DefaultParagraphFont"/>
    <w:link w:val="Heading9"/>
    <w:semiHidden/>
    <w:rsid w:val="005E21E4"/>
    <w:rPr>
      <w:rFonts w:eastAsia="Times New Roman" w:cs="Times New Roman"/>
      <w:color w:val="000000"/>
      <w:szCs w:val="22"/>
    </w:rPr>
  </w:style>
  <w:style w:type="paragraph" w:styleId="ListParagraph">
    <w:name w:val="List Paragraph"/>
    <w:basedOn w:val="Normal"/>
    <w:uiPriority w:val="34"/>
    <w:qFormat/>
    <w:rsid w:val="001901F1"/>
    <w:pPr>
      <w:ind w:left="720"/>
    </w:pPr>
  </w:style>
  <w:style w:type="paragraph" w:styleId="Closing">
    <w:name w:val="Closing"/>
    <w:basedOn w:val="Normal"/>
    <w:link w:val="ClosingChar"/>
    <w:uiPriority w:val="99"/>
    <w:semiHidden/>
    <w:unhideWhenUsed/>
    <w:pPr>
      <w:keepNext/>
      <w:spacing w:after="720"/>
      <w:ind w:left="5040"/>
    </w:pPr>
  </w:style>
  <w:style w:type="paragraph" w:styleId="NormalWeb">
    <w:name w:val="Normal (Web)"/>
    <w:basedOn w:val="Normal"/>
    <w:uiPriority w:val="99"/>
    <w:semiHidden/>
    <w:unhideWhenUsed/>
  </w:style>
  <w:style w:type="character" w:customStyle="1" w:styleId="ClosingChar">
    <w:name w:val="Closing Char"/>
    <w:basedOn w:val="DefaultParagraphFont"/>
    <w:link w:val="Closing"/>
    <w:uiPriority w:val="99"/>
    <w:semiHidden/>
  </w:style>
  <w:style w:type="paragraph" w:styleId="Date">
    <w:name w:val="Date"/>
    <w:basedOn w:val="Normal"/>
    <w:next w:val="Normal"/>
    <w:link w:val="DateChar"/>
    <w:uiPriority w:val="99"/>
    <w:semiHidden/>
    <w:unhideWhenUsed/>
    <w:pPr>
      <w:spacing w:after="720"/>
      <w:jc w:val="center"/>
    </w:pPr>
  </w:style>
  <w:style w:type="character" w:customStyle="1" w:styleId="DateChar">
    <w:name w:val="Date Char"/>
    <w:basedOn w:val="DefaultParagraphFont"/>
    <w:link w:val="Date"/>
    <w:uiPriority w:val="99"/>
    <w:semiHidden/>
  </w:style>
  <w:style w:type="paragraph" w:styleId="Title">
    <w:name w:val="Title"/>
    <w:basedOn w:val="Normal"/>
    <w:link w:val="TitleChar"/>
    <w:qFormat/>
    <w:rsid w:val="00BA626D"/>
    <w:pPr>
      <w:keepNext/>
      <w:jc w:val="center"/>
    </w:pPr>
    <w:rPr>
      <w:rFonts w:cs="Arial"/>
      <w:b/>
      <w:bCs/>
      <w:caps/>
      <w:kern w:val="28"/>
      <w:szCs w:val="32"/>
    </w:rPr>
  </w:style>
  <w:style w:type="character" w:customStyle="1" w:styleId="TitleChar">
    <w:name w:val="Title Char"/>
    <w:basedOn w:val="DefaultParagraphFont"/>
    <w:link w:val="Title"/>
    <w:rsid w:val="00BA626D"/>
    <w:rPr>
      <w:rFonts w:eastAsia="Times New Roman" w:cs="Arial"/>
      <w:b/>
      <w:bCs/>
      <w:caps/>
      <w:kern w:val="28"/>
      <w:szCs w:val="32"/>
    </w:rPr>
  </w:style>
  <w:style w:type="paragraph" w:styleId="Subtitle">
    <w:name w:val="Subtitle"/>
    <w:basedOn w:val="Normal"/>
    <w:link w:val="SubtitleChar"/>
    <w:qFormat/>
    <w:rsid w:val="00BA626D"/>
    <w:pPr>
      <w:jc w:val="center"/>
      <w:outlineLvl w:val="1"/>
    </w:pPr>
    <w:rPr>
      <w:rFonts w:cs="Arial"/>
      <w:b/>
    </w:rPr>
  </w:style>
  <w:style w:type="character" w:customStyle="1" w:styleId="SubtitleChar">
    <w:name w:val="Subtitle Char"/>
    <w:basedOn w:val="DefaultParagraphFont"/>
    <w:link w:val="Subtitle"/>
    <w:rsid w:val="00BA626D"/>
    <w:rPr>
      <w:rFonts w:eastAsia="Times New Roman" w:cs="Arial"/>
      <w:b/>
    </w:rPr>
  </w:style>
  <w:style w:type="paragraph" w:styleId="TOC1">
    <w:name w:val="toc 1"/>
    <w:basedOn w:val="Normal"/>
    <w:next w:val="Normal"/>
    <w:autoRedefine/>
    <w:semiHidden/>
    <w:pPr>
      <w:tabs>
        <w:tab w:val="left" w:pos="720"/>
        <w:tab w:val="right" w:leader="dot" w:pos="9346"/>
      </w:tabs>
      <w:spacing w:before="240"/>
      <w:ind w:left="720" w:right="432" w:hanging="720"/>
    </w:pPr>
    <w:rPr>
      <w:noProof/>
    </w:rPr>
  </w:style>
  <w:style w:type="paragraph" w:styleId="TOC2">
    <w:name w:val="toc 2"/>
    <w:basedOn w:val="Normal"/>
    <w:next w:val="Normal"/>
    <w:autoRedefine/>
    <w:semiHidden/>
    <w:pPr>
      <w:tabs>
        <w:tab w:val="left" w:pos="1440"/>
        <w:tab w:val="right" w:leader="dot" w:pos="9346"/>
      </w:tabs>
      <w:spacing w:before="240"/>
      <w:ind w:left="1440" w:right="432" w:hanging="720"/>
    </w:pPr>
    <w:rPr>
      <w:noProof/>
    </w:rPr>
  </w:style>
  <w:style w:type="paragraph" w:styleId="TOC3">
    <w:name w:val="toc 3"/>
    <w:basedOn w:val="Normal"/>
    <w:next w:val="Normal"/>
    <w:autoRedefine/>
    <w:semiHidden/>
    <w:pPr>
      <w:tabs>
        <w:tab w:val="left" w:pos="2160"/>
        <w:tab w:val="right" w:leader="dot" w:pos="9346"/>
      </w:tabs>
      <w:spacing w:before="240"/>
      <w:ind w:left="2160" w:right="432" w:hanging="720"/>
    </w:pPr>
    <w:rPr>
      <w:noProof/>
    </w:rPr>
  </w:style>
  <w:style w:type="paragraph" w:styleId="TOC4">
    <w:name w:val="toc 4"/>
    <w:basedOn w:val="Normal"/>
    <w:next w:val="Normal"/>
    <w:autoRedefine/>
    <w:semiHidden/>
    <w:pPr>
      <w:tabs>
        <w:tab w:val="left" w:pos="2880"/>
        <w:tab w:val="right" w:leader="dot" w:pos="9346"/>
      </w:tabs>
      <w:ind w:left="2880" w:right="432" w:hanging="720"/>
    </w:pPr>
    <w:rPr>
      <w:noProof/>
    </w:rPr>
  </w:style>
  <w:style w:type="paragraph" w:styleId="TOC5">
    <w:name w:val="toc 5"/>
    <w:basedOn w:val="Normal"/>
    <w:next w:val="Normal"/>
    <w:autoRedefine/>
    <w:semiHidden/>
    <w:pPr>
      <w:tabs>
        <w:tab w:val="left" w:pos="3600"/>
        <w:tab w:val="right" w:leader="dot" w:pos="9346"/>
      </w:tabs>
      <w:ind w:left="3600" w:right="720" w:hanging="720"/>
    </w:pPr>
    <w:rPr>
      <w:noProof/>
    </w:rPr>
  </w:style>
  <w:style w:type="paragraph" w:styleId="TOC6">
    <w:name w:val="toc 6"/>
    <w:basedOn w:val="Normal"/>
    <w:next w:val="Normal"/>
    <w:autoRedefine/>
    <w:semiHidden/>
    <w:pPr>
      <w:tabs>
        <w:tab w:val="left" w:pos="4320"/>
        <w:tab w:val="right" w:leader="dot" w:pos="9346"/>
      </w:tabs>
      <w:ind w:left="4320" w:right="720" w:hanging="720"/>
    </w:pPr>
    <w:rPr>
      <w:noProof/>
    </w:rPr>
  </w:style>
  <w:style w:type="paragraph" w:styleId="TOC7">
    <w:name w:val="toc 7"/>
    <w:basedOn w:val="Normal"/>
    <w:next w:val="Normal"/>
    <w:autoRedefine/>
    <w:semiHidden/>
    <w:pPr>
      <w:tabs>
        <w:tab w:val="left" w:pos="5040"/>
        <w:tab w:val="right" w:leader="dot" w:pos="9346"/>
      </w:tabs>
      <w:ind w:left="5040" w:right="720" w:hanging="720"/>
    </w:pPr>
    <w:rPr>
      <w:noProof/>
    </w:rPr>
  </w:style>
  <w:style w:type="paragraph" w:styleId="TOC8">
    <w:name w:val="toc 8"/>
    <w:basedOn w:val="Normal"/>
    <w:next w:val="Normal"/>
    <w:autoRedefine/>
    <w:semiHidden/>
    <w:pPr>
      <w:tabs>
        <w:tab w:val="left" w:pos="5040"/>
        <w:tab w:val="right" w:leader="dot" w:pos="9346"/>
      </w:tabs>
      <w:ind w:left="5040" w:right="432" w:hanging="720"/>
    </w:pPr>
    <w:rPr>
      <w:noProof/>
    </w:rPr>
  </w:style>
  <w:style w:type="paragraph" w:styleId="TOC9">
    <w:name w:val="toc 9"/>
    <w:basedOn w:val="Normal"/>
    <w:next w:val="Normal"/>
    <w:autoRedefine/>
    <w:semiHidden/>
    <w:pPr>
      <w:tabs>
        <w:tab w:val="left" w:pos="5040"/>
        <w:tab w:val="right" w:leader="dot" w:pos="9346"/>
      </w:tabs>
      <w:ind w:left="5040" w:right="432" w:hanging="720"/>
    </w:pPr>
    <w:rPr>
      <w:noProof/>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EnvelopeAddress">
    <w:name w:val="envelope address"/>
    <w:basedOn w:val="Normal"/>
    <w:uiPriority w:val="99"/>
    <w:semiHidden/>
    <w:unhideWhenUsed/>
    <w:pPr>
      <w:framePr w:w="7920" w:h="1980" w:hRule="exact" w:hSpace="180" w:wrap="auto" w:hAnchor="page" w:xAlign="center" w:yAlign="bottom"/>
      <w:spacing w:after="0"/>
      <w:ind w:left="2880"/>
    </w:pPr>
  </w:style>
  <w:style w:type="paragraph" w:styleId="EnvelopeReturn">
    <w:name w:val="envelope return"/>
    <w:basedOn w:val="Normal"/>
    <w:uiPriority w:val="99"/>
    <w:semiHidden/>
    <w:unhideWhenUsed/>
    <w:pPr>
      <w:spacing w:after="0"/>
    </w:pPr>
    <w:rPr>
      <w:sz w:val="20"/>
      <w:szCs w:val="20"/>
    </w:rPr>
  </w:style>
  <w:style w:type="paragraph" w:styleId="Index1">
    <w:name w:val="index 1"/>
    <w:basedOn w:val="Normal"/>
    <w:next w:val="Normal"/>
    <w:autoRedefine/>
    <w:uiPriority w:val="99"/>
    <w:semiHidden/>
    <w:unhideWhenUsed/>
    <w:pPr>
      <w:ind w:left="240" w:hanging="240"/>
    </w:pPr>
  </w:style>
  <w:style w:type="paragraph" w:styleId="IndexHeading">
    <w:name w:val="index heading"/>
    <w:basedOn w:val="Normal"/>
    <w:next w:val="Index1"/>
    <w:uiPriority w:val="99"/>
    <w:semiHidden/>
    <w:unhideWhenUsed/>
    <w:rPr>
      <w:b/>
      <w:bCs/>
    </w:rPr>
  </w:style>
  <w:style w:type="table" w:customStyle="1" w:styleId="MediumGrid21">
    <w:name w:val="Medium Grid 21"/>
    <w:basedOn w:val="TableNormal"/>
    <w:uiPriority w:val="68"/>
    <w:rPr>
      <w:rFonts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List21">
    <w:name w:val="Medium List 21"/>
    <w:basedOn w:val="TableNormal"/>
    <w:uiPriority w:val="66"/>
    <w:rPr>
      <w:rFonts w:eastAsia="Times New Roman"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eastAsia="Times New Roman"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eastAsia="Times New Roman"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eastAsia="Times New Roman"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eastAsia="Times New Roman"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eastAsia="Times New Roman"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eastAsia="Times New Roman"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style>
  <w:style w:type="character" w:customStyle="1" w:styleId="MessageHeaderChar">
    <w:name w:val="Message Header Char"/>
    <w:basedOn w:val="DefaultParagraphFont"/>
    <w:link w:val="MessageHeader"/>
    <w:uiPriority w:val="99"/>
    <w:semiHidden/>
    <w:rPr>
      <w:rFonts w:eastAsia="Times New Roman" w:cs="Times New Roman"/>
      <w:shd w:val="pct20" w:color="auto" w:fill="auto"/>
    </w:rPr>
  </w:style>
  <w:style w:type="paragraph" w:styleId="TOAHeading">
    <w:name w:val="toa heading"/>
    <w:basedOn w:val="Normal"/>
    <w:next w:val="Normal"/>
    <w:uiPriority w:val="99"/>
    <w:semiHidden/>
    <w:unhideWhenUsed/>
    <w:pPr>
      <w:spacing w:before="120"/>
    </w:pPr>
    <w:rPr>
      <w:b/>
      <w:bCs/>
    </w:rPr>
  </w:style>
  <w:style w:type="paragraph" w:styleId="TOCHeading">
    <w:name w:val="TOC Heading"/>
    <w:basedOn w:val="Normal"/>
    <w:next w:val="Normal"/>
    <w:uiPriority w:val="39"/>
    <w:semiHidden/>
    <w:qFormat/>
    <w:rsid w:val="00BA626D"/>
    <w:pPr>
      <w:jc w:val="center"/>
    </w:pPr>
    <w:rPr>
      <w:b/>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customStyle="1" w:styleId="TitleTOC">
    <w:name w:val="Title (TOC)"/>
    <w:basedOn w:val="Normal"/>
    <w:next w:val="Normal"/>
    <w:uiPriority w:val="99"/>
    <w:rsid w:val="008D3214"/>
    <w:pPr>
      <w:keepNext/>
      <w:jc w:val="center"/>
      <w:outlineLvl w:val="0"/>
    </w:pPr>
    <w:rPr>
      <w:b/>
      <w:u w:val="single"/>
    </w:rPr>
  </w:style>
  <w:style w:type="paragraph" w:customStyle="1" w:styleId="TitleL">
    <w:name w:val="Title L"/>
    <w:basedOn w:val="Normal"/>
    <w:next w:val="Normal"/>
    <w:link w:val="TitleLChar"/>
    <w:pPr>
      <w:keepNext/>
    </w:pPr>
    <w:rPr>
      <w:b/>
    </w:rPr>
  </w:style>
  <w:style w:type="character" w:customStyle="1" w:styleId="TitleLChar">
    <w:name w:val="Title L Char"/>
    <w:basedOn w:val="DefaultParagraphFont"/>
    <w:link w:val="TitleL"/>
    <w:rPr>
      <w:rFonts w:eastAsia="Times New Roman" w:cs="Times New Roman"/>
      <w:b/>
    </w:rPr>
  </w:style>
  <w:style w:type="paragraph" w:customStyle="1" w:styleId="EndNote">
    <w:name w:val="End Note"/>
    <w:basedOn w:val="Normal"/>
    <w:pPr>
      <w:ind w:left="720" w:hanging="720"/>
    </w:pPr>
  </w:style>
  <w:style w:type="character" w:styleId="EndnoteReference">
    <w:name w:val="endnote reference"/>
    <w:semiHidden/>
    <w:rPr>
      <w:vertAlign w:val="superscript"/>
    </w:rPr>
  </w:style>
  <w:style w:type="character" w:styleId="FootnoteReference">
    <w:name w:val="footnote reference"/>
    <w:semiHidden/>
    <w:rPr>
      <w:vertAlign w:val="superscript"/>
    </w:rPr>
  </w:style>
  <w:style w:type="paragraph" w:styleId="ListBullet">
    <w:name w:val="List Bullet"/>
    <w:basedOn w:val="ListParagraph"/>
    <w:qFormat/>
    <w:rsid w:val="00C122BA"/>
    <w:pPr>
      <w:numPr>
        <w:numId w:val="13"/>
      </w:numPr>
      <w:ind w:hanging="720"/>
    </w:pPr>
  </w:style>
  <w:style w:type="character" w:styleId="PageNumber">
    <w:name w:val="page number"/>
    <w:basedOn w:val="DefaultParagraphFont"/>
  </w:style>
  <w:style w:type="paragraph" w:customStyle="1" w:styleId="1st05Dbl">
    <w:name w:val="1st0.5Dbl"/>
    <w:basedOn w:val="NormalNoSpace"/>
    <w:qFormat/>
    <w:rsid w:val="00C232A8"/>
    <w:pPr>
      <w:spacing w:line="480" w:lineRule="auto"/>
      <w:ind w:firstLine="720"/>
    </w:pPr>
    <w:rPr>
      <w:rFonts w:eastAsia="Calibri"/>
      <w:szCs w:val="22"/>
    </w:rPr>
  </w:style>
  <w:style w:type="paragraph" w:customStyle="1" w:styleId="1st05Sgl">
    <w:name w:val="1st0.5Sgl"/>
    <w:basedOn w:val="Normal"/>
    <w:qFormat/>
    <w:rsid w:val="00BA626D"/>
    <w:pPr>
      <w:ind w:firstLine="720"/>
    </w:pPr>
    <w:rPr>
      <w:rFonts w:eastAsia="Calibri"/>
      <w:szCs w:val="22"/>
    </w:rPr>
  </w:style>
  <w:style w:type="paragraph" w:customStyle="1" w:styleId="1st10Dbl">
    <w:name w:val="1st1.0Dbl"/>
    <w:basedOn w:val="NormalNoSpace"/>
    <w:qFormat/>
    <w:rsid w:val="00C232A8"/>
    <w:pPr>
      <w:spacing w:line="480" w:lineRule="auto"/>
      <w:ind w:firstLine="1440"/>
    </w:pPr>
    <w:rPr>
      <w:rFonts w:eastAsia="Calibri"/>
      <w:szCs w:val="22"/>
    </w:rPr>
  </w:style>
  <w:style w:type="paragraph" w:customStyle="1" w:styleId="1st10Sgl">
    <w:name w:val="1st1.0Sgl"/>
    <w:basedOn w:val="Normal"/>
    <w:qFormat/>
    <w:rsid w:val="00BA626D"/>
    <w:pPr>
      <w:ind w:firstLine="1440"/>
    </w:pPr>
    <w:rPr>
      <w:rFonts w:eastAsia="Calibri"/>
      <w:szCs w:val="22"/>
    </w:rPr>
  </w:style>
  <w:style w:type="paragraph" w:customStyle="1" w:styleId="AddressBlock">
    <w:name w:val="Address Block"/>
    <w:basedOn w:val="NormalNoSpace"/>
    <w:uiPriority w:val="99"/>
    <w:semiHidden/>
    <w:unhideWhenUsed/>
    <w:rPr>
      <w:rFonts w:eastAsia="Calibri"/>
      <w:szCs w:val="22"/>
    </w:rPr>
  </w:style>
  <w:style w:type="paragraph" w:customStyle="1" w:styleId="SigLn">
    <w:name w:val="SigLn"/>
    <w:basedOn w:val="Normal"/>
    <w:next w:val="Normal"/>
    <w:qFormat/>
    <w:rsid w:val="00414D7D"/>
    <w:pPr>
      <w:tabs>
        <w:tab w:val="left" w:leader="underscore" w:pos="8640"/>
      </w:tabs>
      <w:spacing w:after="0"/>
      <w:ind w:left="4320"/>
    </w:pPr>
    <w:rPr>
      <w:bCs/>
      <w:kern w:val="32"/>
      <w:szCs w:val="32"/>
    </w:rPr>
  </w:style>
  <w:style w:type="paragraph" w:customStyle="1" w:styleId="SigNoLn">
    <w:name w:val="SigNoLn"/>
    <w:basedOn w:val="NormalNoSpace"/>
    <w:qFormat/>
    <w:rsid w:val="00BA626D"/>
    <w:pPr>
      <w:ind w:left="4320"/>
    </w:pPr>
    <w:rPr>
      <w:bCs/>
      <w:kern w:val="32"/>
      <w:szCs w:val="32"/>
    </w:rPr>
  </w:style>
  <w:style w:type="paragraph" w:customStyle="1" w:styleId="WITNESSETH">
    <w:name w:val="WITNESSETH"/>
    <w:basedOn w:val="Normal"/>
    <w:qFormat/>
    <w:rsid w:val="00BA626D"/>
    <w:pPr>
      <w:keepNext/>
      <w:jc w:val="center"/>
    </w:pPr>
    <w:rPr>
      <w:b/>
      <w:bCs/>
      <w:caps/>
      <w:kern w:val="32"/>
      <w:szCs w:val="32"/>
      <w:u w:val="words"/>
    </w:rPr>
  </w:style>
  <w:style w:type="paragraph" w:customStyle="1" w:styleId="NormalNoSpace">
    <w:name w:val="NormalNoSpace"/>
    <w:basedOn w:val="Normal"/>
    <w:qFormat/>
    <w:rsid w:val="00BA626D"/>
    <w:pPr>
      <w:spacing w:after="0"/>
    </w:pPr>
  </w:style>
  <w:style w:type="paragraph" w:styleId="Quote">
    <w:name w:val="Quote"/>
    <w:basedOn w:val="Normal"/>
    <w:next w:val="Normal"/>
    <w:link w:val="QuoteChar"/>
    <w:uiPriority w:val="24"/>
    <w:semiHidden/>
    <w:qFormat/>
    <w:rsid w:val="00BA626D"/>
    <w:pPr>
      <w:ind w:left="1440" w:right="1440"/>
    </w:pPr>
    <w:rPr>
      <w:iCs/>
    </w:rPr>
  </w:style>
  <w:style w:type="character" w:customStyle="1" w:styleId="QuoteChar">
    <w:name w:val="Quote Char"/>
    <w:basedOn w:val="DefaultParagraphFont"/>
    <w:link w:val="Quote"/>
    <w:uiPriority w:val="24"/>
    <w:semiHidden/>
    <w:rsid w:val="0085385A"/>
    <w:rPr>
      <w:rFonts w:eastAsia="Times New Roman" w:cs="Times New Roman"/>
      <w:iCs/>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i/>
      <w:iCs/>
      <w:color w:val="4F81BD" w:themeColor="accent1"/>
    </w:rPr>
  </w:style>
  <w:style w:type="paragraph" w:styleId="BodyText">
    <w:name w:val="Body Text"/>
    <w:aliases w:val="bt"/>
    <w:basedOn w:val="Normal"/>
    <w:link w:val="BodyTextChar"/>
    <w:pPr>
      <w:spacing w:after="120"/>
    </w:pPr>
  </w:style>
  <w:style w:type="character" w:customStyle="1" w:styleId="BodyTextChar">
    <w:name w:val="Body Text Char"/>
    <w:aliases w:val="bt Char"/>
    <w:basedOn w:val="DefaultParagraphFont"/>
    <w:link w:val="BodyText"/>
    <w:rsid w:val="008B78D5"/>
    <w:rPr>
      <w:rFonts w:eastAsia="Times New Roman" w:cs="Times New Roman"/>
    </w:rPr>
  </w:style>
  <w:style w:type="paragraph" w:styleId="BodyText2">
    <w:name w:val="Body Text 2"/>
    <w:basedOn w:val="Normal"/>
    <w:link w:val="BodyText2Char"/>
    <w:uiPriority w:val="99"/>
    <w:semiHidden/>
    <w:pPr>
      <w:spacing w:after="120" w:line="480" w:lineRule="auto"/>
    </w:pPr>
  </w:style>
  <w:style w:type="character" w:customStyle="1" w:styleId="BodyText2Char">
    <w:name w:val="Body Text 2 Char"/>
    <w:basedOn w:val="DefaultParagraphFont"/>
    <w:link w:val="BodyText2"/>
    <w:uiPriority w:val="99"/>
    <w:semiHidden/>
    <w:rsid w:val="00414D7D"/>
    <w:rPr>
      <w:rFonts w:eastAsia="Times New Roman" w:cs="Times New Roman"/>
    </w:rPr>
  </w:style>
  <w:style w:type="paragraph" w:styleId="BodyText3">
    <w:name w:val="Body Text 3"/>
    <w:basedOn w:val="Normal"/>
    <w:link w:val="BodyText3Char"/>
    <w:uiPriority w:val="99"/>
    <w:semiHidden/>
    <w:pPr>
      <w:spacing w:after="120"/>
    </w:pPr>
    <w:rPr>
      <w:sz w:val="16"/>
      <w:szCs w:val="16"/>
    </w:rPr>
  </w:style>
  <w:style w:type="character" w:customStyle="1" w:styleId="BodyText3Char">
    <w:name w:val="Body Text 3 Char"/>
    <w:basedOn w:val="DefaultParagraphFont"/>
    <w:link w:val="BodyText3"/>
    <w:uiPriority w:val="99"/>
    <w:semiHidden/>
    <w:rsid w:val="00414D7D"/>
    <w:rPr>
      <w:rFonts w:eastAsia="Times New Roman" w:cs="Times New Roman"/>
      <w:sz w:val="16"/>
      <w:szCs w:val="16"/>
    </w:rPr>
  </w:style>
  <w:style w:type="paragraph" w:styleId="BodyTextFirstIndent">
    <w:name w:val="Body Text First Indent"/>
    <w:basedOn w:val="BodyText"/>
    <w:link w:val="BodyTextFirstIndentChar"/>
    <w:uiPriority w:val="99"/>
    <w:semiHidden/>
    <w:unhideWhenUsed/>
    <w:pPr>
      <w:spacing w:after="240"/>
      <w:ind w:firstLine="360"/>
    </w:pPr>
  </w:style>
  <w:style w:type="character" w:customStyle="1" w:styleId="BodyTextFirstIndentChar">
    <w:name w:val="Body Text First Indent Char"/>
    <w:basedOn w:val="BodyTextChar"/>
    <w:link w:val="BodyTextFirstIndent"/>
    <w:uiPriority w:val="99"/>
    <w:semiHidden/>
    <w:rPr>
      <w:rFonts w:ascii="Times New Roman" w:eastAsia="Times New Roman" w:hAnsi="Times New Roman" w:cs="Times New Roman"/>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ascii="Times New Roman" w:eastAsia="Times New Roman" w:hAnsi="Times New Roman" w:cs="Times New Roman"/>
    </w:rPr>
  </w:style>
  <w:style w:type="paragraph" w:styleId="BodyTextFirstIndent2">
    <w:name w:val="Body Text First Indent 2"/>
    <w:basedOn w:val="BodyTextIndent"/>
    <w:link w:val="BodyTextFirstIndent2Char"/>
    <w:uiPriority w:val="99"/>
    <w:semiHidden/>
    <w:unhideWhenUsed/>
    <w:pPr>
      <w:spacing w:after="240"/>
      <w:ind w:firstLine="360"/>
    </w:pPr>
  </w:style>
  <w:style w:type="character" w:customStyle="1" w:styleId="BodyTextFirstIndent2Char">
    <w:name w:val="Body Text First Indent 2 Char"/>
    <w:basedOn w:val="BodyTextIndentChar"/>
    <w:link w:val="BodyTextFirstIndent2"/>
    <w:uiPriority w:val="99"/>
    <w:semiHidden/>
    <w:rPr>
      <w:rFonts w:ascii="Times New Roman" w:eastAsia="Times New Roman" w:hAnsi="Times New Roman" w:cs="Times New Roman"/>
    </w:rPr>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rFonts w:ascii="Times New Roman" w:eastAsia="Times New Roman" w:hAnsi="Times New Roman" w:cs="Times New Roman"/>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rPr>
  </w:style>
  <w:style w:type="paragraph" w:styleId="Caption">
    <w:name w:val="caption"/>
    <w:basedOn w:val="Normal"/>
    <w:next w:val="Normal"/>
    <w:uiPriority w:val="35"/>
    <w:semiHidden/>
    <w:unhideWhenUsed/>
    <w:qFormat/>
    <w:rsid w:val="00BA626D"/>
    <w:pPr>
      <w:spacing w:after="200"/>
    </w:pPr>
    <w:rPr>
      <w:b/>
      <w:bCs/>
      <w:color w:val="4F81BD" w:themeColor="accent1"/>
      <w:sz w:val="18"/>
      <w:szCs w:val="1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eastAsia="Times New Roman" w:hAnsi="Tahoma" w:cs="Tahoma"/>
      <w:sz w:val="16"/>
      <w:szCs w:val="16"/>
    </w:rPr>
  </w:style>
  <w:style w:type="paragraph" w:styleId="E-mailSignature">
    <w:name w:val="E-mail Signature"/>
    <w:basedOn w:val="Normal"/>
    <w:link w:val="E-mailSignatureChar"/>
    <w:uiPriority w:val="99"/>
    <w:semiHidden/>
    <w:unhideWhenUsed/>
    <w:pPr>
      <w:spacing w:after="0"/>
    </w:pPr>
  </w:style>
  <w:style w:type="character" w:customStyle="1" w:styleId="E-mailSignatureChar">
    <w:name w:val="E-mail Signature Char"/>
    <w:basedOn w:val="DefaultParagraphFont"/>
    <w:link w:val="E-mailSignature"/>
    <w:uiPriority w:val="99"/>
    <w:semiHidden/>
    <w:rPr>
      <w:rFonts w:ascii="Times New Roman" w:eastAsia="Times New Roman" w:hAnsi="Times New Roman" w:cs="Times New Roman"/>
    </w:rPr>
  </w:style>
  <w:style w:type="paragraph" w:styleId="HTMLAddress">
    <w:name w:val="HTML Address"/>
    <w:basedOn w:val="Normal"/>
    <w:link w:val="HTMLAddressChar"/>
    <w:uiPriority w:val="99"/>
    <w:semiHidden/>
    <w:unhideWhenUsed/>
    <w:pPr>
      <w:spacing w:after="0"/>
    </w:pPr>
    <w:rPr>
      <w:i/>
      <w:iCs/>
    </w:rPr>
  </w:style>
  <w:style w:type="character" w:customStyle="1" w:styleId="HTMLAddressChar">
    <w:name w:val="HTML Address Char"/>
    <w:basedOn w:val="DefaultParagraphFont"/>
    <w:link w:val="HTMLAddress"/>
    <w:uiPriority w:val="99"/>
    <w:semiHidden/>
    <w:rPr>
      <w:rFonts w:ascii="Times New Roman" w:eastAsia="Times New Roman" w:hAnsi="Times New Roman" w:cs="Times New Roman"/>
      <w:i/>
      <w:iCs/>
    </w:rPr>
  </w:style>
  <w:style w:type="paragraph" w:styleId="HTMLPreformatted">
    <w:name w:val="HTML Preformatted"/>
    <w:basedOn w:val="Normal"/>
    <w:link w:val="HTMLPreformattedChar"/>
    <w:uiPriority w:val="99"/>
    <w:semiHidden/>
    <w:unhideWhenUsed/>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eastAsia="Times New Roman" w:hAnsi="Consolas" w:cs="Consolas"/>
      <w:sz w:val="20"/>
      <w:szCs w:val="20"/>
    </w:rPr>
  </w:style>
  <w:style w:type="paragraph" w:styleId="Index2">
    <w:name w:val="index 2"/>
    <w:basedOn w:val="Normal"/>
    <w:next w:val="Normal"/>
    <w:autoRedefine/>
    <w:uiPriority w:val="99"/>
    <w:semiHidden/>
    <w:unhideWhenUsed/>
    <w:pPr>
      <w:spacing w:after="0"/>
      <w:ind w:left="480" w:hanging="240"/>
    </w:pPr>
  </w:style>
  <w:style w:type="paragraph" w:styleId="Index3">
    <w:name w:val="index 3"/>
    <w:basedOn w:val="Normal"/>
    <w:next w:val="Normal"/>
    <w:autoRedefine/>
    <w:uiPriority w:val="99"/>
    <w:semiHidden/>
    <w:unhideWhenUsed/>
    <w:pPr>
      <w:spacing w:after="0"/>
      <w:ind w:left="720" w:hanging="240"/>
    </w:pPr>
  </w:style>
  <w:style w:type="paragraph" w:styleId="Index4">
    <w:name w:val="index 4"/>
    <w:basedOn w:val="Normal"/>
    <w:next w:val="Normal"/>
    <w:autoRedefine/>
    <w:uiPriority w:val="99"/>
    <w:semiHidden/>
    <w:unhideWhenUsed/>
    <w:pPr>
      <w:spacing w:after="0"/>
      <w:ind w:left="960" w:hanging="240"/>
    </w:pPr>
  </w:style>
  <w:style w:type="paragraph" w:styleId="Index5">
    <w:name w:val="index 5"/>
    <w:basedOn w:val="Normal"/>
    <w:next w:val="Normal"/>
    <w:autoRedefine/>
    <w:uiPriority w:val="99"/>
    <w:semiHidden/>
    <w:unhideWhenUsed/>
    <w:pPr>
      <w:spacing w:after="0"/>
      <w:ind w:left="1200" w:hanging="240"/>
    </w:pPr>
  </w:style>
  <w:style w:type="paragraph" w:styleId="Index6">
    <w:name w:val="index 6"/>
    <w:basedOn w:val="Normal"/>
    <w:next w:val="Normal"/>
    <w:autoRedefine/>
    <w:uiPriority w:val="99"/>
    <w:semiHidden/>
    <w:unhideWhenUsed/>
    <w:pPr>
      <w:spacing w:after="0"/>
      <w:ind w:left="1440" w:hanging="240"/>
    </w:pPr>
  </w:style>
  <w:style w:type="paragraph" w:styleId="Index7">
    <w:name w:val="index 7"/>
    <w:basedOn w:val="Normal"/>
    <w:next w:val="Normal"/>
    <w:autoRedefine/>
    <w:uiPriority w:val="99"/>
    <w:semiHidden/>
    <w:unhideWhenUsed/>
    <w:pPr>
      <w:spacing w:after="0"/>
      <w:ind w:left="1680" w:hanging="240"/>
    </w:pPr>
  </w:style>
  <w:style w:type="paragraph" w:styleId="Index8">
    <w:name w:val="index 8"/>
    <w:basedOn w:val="Normal"/>
    <w:next w:val="Normal"/>
    <w:autoRedefine/>
    <w:uiPriority w:val="99"/>
    <w:semiHidden/>
    <w:unhideWhenUsed/>
    <w:pPr>
      <w:spacing w:after="0"/>
      <w:ind w:left="1920" w:hanging="240"/>
    </w:pPr>
  </w:style>
  <w:style w:type="paragraph" w:styleId="Index9">
    <w:name w:val="index 9"/>
    <w:basedOn w:val="Normal"/>
    <w:next w:val="Normal"/>
    <w:autoRedefine/>
    <w:uiPriority w:val="99"/>
    <w:semiHidden/>
    <w:unhideWhenUsed/>
    <w:pPr>
      <w:spacing w:after="0"/>
      <w:ind w:left="2160" w:hanging="240"/>
    </w:pPr>
  </w:style>
  <w:style w:type="paragraph" w:styleId="IntenseQuote">
    <w:name w:val="Intense Quote"/>
    <w:basedOn w:val="Normal"/>
    <w:next w:val="Normal"/>
    <w:link w:val="IntenseQuoteChar"/>
    <w:uiPriority w:val="99"/>
    <w:semiHidden/>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Pr>
      <w:rFonts w:eastAsia="Times New Roman" w:cs="Times New Roman"/>
      <w:b/>
      <w:bCs/>
      <w:i/>
      <w:iCs/>
      <w:color w:val="4F81BD" w:themeColor="accent1"/>
    </w:r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1"/>
      </w:numPr>
      <w:contextualSpacing/>
    </w:pPr>
  </w:style>
  <w:style w:type="paragraph" w:styleId="ListBullet3">
    <w:name w:val="List Bullet 3"/>
    <w:basedOn w:val="Normal"/>
    <w:uiPriority w:val="99"/>
    <w:semiHidden/>
    <w:unhideWhenUsed/>
    <w:pPr>
      <w:numPr>
        <w:numId w:val="2"/>
      </w:numPr>
      <w:contextualSpacing/>
    </w:pPr>
  </w:style>
  <w:style w:type="paragraph" w:styleId="ListBullet4">
    <w:name w:val="List Bullet 4"/>
    <w:basedOn w:val="Normal"/>
    <w:uiPriority w:val="99"/>
    <w:semiHidden/>
    <w:unhideWhenUsed/>
    <w:pPr>
      <w:numPr>
        <w:numId w:val="3"/>
      </w:numPr>
      <w:contextualSpacing/>
    </w:pPr>
  </w:style>
  <w:style w:type="paragraph" w:styleId="ListBullet5">
    <w:name w:val="List Bullet 5"/>
    <w:basedOn w:val="Normal"/>
    <w:uiPriority w:val="99"/>
    <w:semiHidden/>
    <w:unhideWhenUsed/>
    <w:pPr>
      <w:numPr>
        <w:numId w:val="4"/>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99"/>
    <w:semiHidden/>
    <w:unhideWhenUsed/>
    <w:pPr>
      <w:numPr>
        <w:numId w:val="5"/>
      </w:numPr>
      <w:contextualSpacing/>
    </w:pPr>
  </w:style>
  <w:style w:type="paragraph" w:styleId="ListNumber2">
    <w:name w:val="List Number 2"/>
    <w:basedOn w:val="Normal"/>
    <w:uiPriority w:val="99"/>
    <w:semiHidden/>
    <w:unhideWhenUsed/>
    <w:pPr>
      <w:numPr>
        <w:numId w:val="6"/>
      </w:numPr>
      <w:contextualSpacing/>
    </w:pPr>
  </w:style>
  <w:style w:type="paragraph" w:styleId="ListNumber3">
    <w:name w:val="List Number 3"/>
    <w:basedOn w:val="Normal"/>
    <w:uiPriority w:val="99"/>
    <w:semiHidden/>
    <w:unhideWhenUsed/>
    <w:pPr>
      <w:numPr>
        <w:numId w:val="7"/>
      </w:numPr>
      <w:contextualSpacing/>
    </w:pPr>
  </w:style>
  <w:style w:type="paragraph" w:styleId="ListNumber4">
    <w:name w:val="List Number 4"/>
    <w:basedOn w:val="Normal"/>
    <w:uiPriority w:val="99"/>
    <w:semiHidden/>
    <w:unhideWhenUsed/>
    <w:pPr>
      <w:numPr>
        <w:numId w:val="8"/>
      </w:numPr>
      <w:contextualSpacing/>
    </w:pPr>
  </w:style>
  <w:style w:type="paragraph" w:styleId="ListNumber5">
    <w:name w:val="List Number 5"/>
    <w:basedOn w:val="Normal"/>
    <w:uiPriority w:val="99"/>
    <w:semiHidden/>
    <w:unhideWhenUsed/>
    <w:pPr>
      <w:numPr>
        <w:numId w:val="9"/>
      </w:numPr>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Pr>
      <w:rFonts w:ascii="Consolas" w:eastAsia="Times New Roman" w:hAnsi="Consolas" w:cs="Consolas"/>
      <w:sz w:val="20"/>
      <w:szCs w:val="20"/>
    </w:rPr>
  </w:style>
  <w:style w:type="paragraph" w:styleId="NoSpacing">
    <w:name w:val="No Spacing"/>
    <w:uiPriority w:val="99"/>
    <w:semiHidden/>
    <w:qFormat/>
    <w:rsid w:val="00BA626D"/>
    <w:rPr>
      <w:rFonts w:eastAsia="Times New Roman" w:cs="Times New Roman"/>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pPr>
  </w:style>
  <w:style w:type="character" w:customStyle="1" w:styleId="NoteHeadingChar">
    <w:name w:val="Note Heading Char"/>
    <w:basedOn w:val="DefaultParagraphFont"/>
    <w:link w:val="NoteHeading"/>
    <w:uiPriority w:val="99"/>
    <w:semiHidden/>
    <w:rPr>
      <w:rFonts w:ascii="Times New Roman" w:eastAsia="Times New Roman" w:hAnsi="Times New Roman" w:cs="Times New Roman"/>
    </w:rPr>
  </w:style>
  <w:style w:type="paragraph" w:styleId="PlainText">
    <w:name w:val="Plain Text"/>
    <w:basedOn w:val="Normal"/>
    <w:link w:val="PlainTextChar"/>
    <w:uiPriority w:val="99"/>
    <w:semiHidden/>
    <w:unhideWhenUsed/>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eastAsia="Times New Roman" w:hAnsi="Consolas" w:cs="Consolas"/>
      <w:sz w:val="21"/>
      <w:szCs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Times New Roman" w:eastAsia="Times New Roman" w:hAnsi="Times New Roman" w:cs="Times New Roman"/>
    </w:rPr>
  </w:style>
  <w:style w:type="paragraph" w:styleId="Signature">
    <w:name w:val="Signature"/>
    <w:basedOn w:val="Normal"/>
    <w:link w:val="SignatureChar"/>
    <w:uiPriority w:val="99"/>
    <w:semiHidden/>
    <w:unhideWhenUsed/>
    <w:pPr>
      <w:spacing w:after="0"/>
      <w:ind w:left="4320"/>
    </w:pPr>
  </w:style>
  <w:style w:type="character" w:customStyle="1" w:styleId="SignatureChar">
    <w:name w:val="Signature Char"/>
    <w:basedOn w:val="DefaultParagraphFont"/>
    <w:link w:val="Signature"/>
    <w:uiPriority w:val="99"/>
    <w:semiHidden/>
    <w:rPr>
      <w:rFonts w:ascii="Times New Roman" w:eastAsia="Times New Roman" w:hAnsi="Times New Roman" w:cs="Times New Roman"/>
    </w:rPr>
  </w:style>
  <w:style w:type="paragraph" w:styleId="TableofAuthorities">
    <w:name w:val="table of authorities"/>
    <w:basedOn w:val="Normal"/>
    <w:next w:val="Normal"/>
    <w:uiPriority w:val="99"/>
    <w:semiHidden/>
    <w:unhideWhenUsed/>
    <w:pPr>
      <w:spacing w:after="0"/>
      <w:ind w:left="240" w:hanging="240"/>
    </w:pPr>
  </w:style>
  <w:style w:type="paragraph" w:styleId="TableofFigures">
    <w:name w:val="table of figures"/>
    <w:basedOn w:val="Normal"/>
    <w:next w:val="Normal"/>
    <w:uiPriority w:val="99"/>
    <w:semiHidden/>
    <w:unhideWhenUsed/>
    <w:pPr>
      <w:spacing w:after="0"/>
    </w:pPr>
  </w:style>
  <w:style w:type="character" w:styleId="SubtleEmphasis">
    <w:name w:val="Subtle Emphasis"/>
    <w:basedOn w:val="DefaultParagraphFont"/>
    <w:uiPriority w:val="99"/>
    <w:semiHidden/>
    <w:qFormat/>
    <w:rsid w:val="00BA626D"/>
    <w:rPr>
      <w:i/>
      <w:iCs/>
      <w:color w:val="808080" w:themeColor="text1" w:themeTint="7F"/>
    </w:rPr>
  </w:style>
  <w:style w:type="character" w:styleId="Emphasis">
    <w:name w:val="Emphasis"/>
    <w:basedOn w:val="DefaultParagraphFont"/>
    <w:uiPriority w:val="99"/>
    <w:semiHidden/>
    <w:qFormat/>
    <w:rsid w:val="00BA626D"/>
    <w:rPr>
      <w:i/>
      <w:iCs/>
    </w:rPr>
  </w:style>
  <w:style w:type="character" w:styleId="Strong">
    <w:name w:val="Strong"/>
    <w:basedOn w:val="DefaultParagraphFont"/>
    <w:uiPriority w:val="99"/>
    <w:semiHidden/>
    <w:qFormat/>
    <w:rsid w:val="00BA626D"/>
    <w:rPr>
      <w:b/>
      <w:bCs/>
    </w:rPr>
  </w:style>
  <w:style w:type="character" w:styleId="SubtleReference">
    <w:name w:val="Subtle Reference"/>
    <w:basedOn w:val="DefaultParagraphFont"/>
    <w:uiPriority w:val="99"/>
    <w:semiHidden/>
    <w:rPr>
      <w:smallCaps/>
      <w:color w:val="C0504D" w:themeColor="accent2"/>
      <w:u w:val="single"/>
    </w:rPr>
  </w:style>
  <w:style w:type="paragraph" w:customStyle="1" w:styleId="FRHeading">
    <w:name w:val="FRHeading"/>
    <w:unhideWhenUsed/>
    <w:qFormat/>
    <w:rsid w:val="000B200C"/>
    <w:rPr>
      <w:rFonts w:eastAsia="Times New Roman" w:cs="Times New Roman"/>
    </w:rPr>
  </w:style>
  <w:style w:type="paragraph" w:customStyle="1" w:styleId="Para2">
    <w:name w:val="Para2"/>
    <w:link w:val="Para2Char"/>
    <w:unhideWhenUsed/>
    <w:rsid w:val="000E7A2C"/>
    <w:rPr>
      <w:rFonts w:eastAsia="Times New Roman" w:cs="Times New Roman"/>
      <w:color w:val="000000"/>
      <w:szCs w:val="28"/>
    </w:rPr>
  </w:style>
  <w:style w:type="character" w:customStyle="1" w:styleId="Para2Char">
    <w:name w:val="Para2 Char"/>
    <w:basedOn w:val="Heading2Char"/>
    <w:link w:val="Para2"/>
    <w:rsid w:val="000E7A2C"/>
    <w:rPr>
      <w:rFonts w:eastAsia="Times New Roman" w:cs="Times New Roman"/>
      <w:color w:val="000000"/>
      <w:szCs w:val="28"/>
    </w:rPr>
  </w:style>
  <w:style w:type="paragraph" w:customStyle="1" w:styleId="Para3">
    <w:name w:val="Para3"/>
    <w:link w:val="Para3Char"/>
    <w:unhideWhenUsed/>
    <w:rsid w:val="000E7A2C"/>
    <w:rPr>
      <w:rFonts w:eastAsia="Times New Roman" w:cs="Times New Roman"/>
      <w:color w:val="000000"/>
      <w:szCs w:val="26"/>
    </w:rPr>
  </w:style>
  <w:style w:type="character" w:customStyle="1" w:styleId="Para3Char">
    <w:name w:val="Para3 Char"/>
    <w:basedOn w:val="Heading3Char"/>
    <w:link w:val="Para3"/>
    <w:rsid w:val="000E7A2C"/>
    <w:rPr>
      <w:rFonts w:eastAsia="Times New Roman" w:cs="Times New Roman"/>
      <w:color w:val="000000"/>
      <w:szCs w:val="26"/>
    </w:rPr>
  </w:style>
  <w:style w:type="paragraph" w:customStyle="1" w:styleId="Para4">
    <w:name w:val="Para4"/>
    <w:link w:val="Para4Char"/>
    <w:unhideWhenUsed/>
    <w:rsid w:val="000E7A2C"/>
    <w:rPr>
      <w:rFonts w:eastAsia="Times New Roman" w:cs="Times New Roman"/>
      <w:color w:val="000000"/>
      <w:szCs w:val="28"/>
    </w:rPr>
  </w:style>
  <w:style w:type="character" w:customStyle="1" w:styleId="Para4Char">
    <w:name w:val="Para4 Char"/>
    <w:basedOn w:val="Heading4Char"/>
    <w:link w:val="Para4"/>
    <w:rsid w:val="000E7A2C"/>
    <w:rPr>
      <w:rFonts w:eastAsia="Times New Roman" w:cs="Times New Roman"/>
      <w:color w:val="000000"/>
      <w:szCs w:val="28"/>
    </w:rPr>
  </w:style>
  <w:style w:type="paragraph" w:customStyle="1" w:styleId="Para5">
    <w:name w:val="Para5"/>
    <w:next w:val="Normal"/>
    <w:unhideWhenUsed/>
    <w:qFormat/>
    <w:rsid w:val="000E7A2C"/>
    <w:rPr>
      <w:rFonts w:eastAsia="Times New Roman" w:cs="Times New Roman"/>
      <w:color w:val="000000"/>
      <w:szCs w:val="26"/>
    </w:rPr>
  </w:style>
  <w:style w:type="paragraph" w:customStyle="1" w:styleId="Interrogatory">
    <w:name w:val="Interrogatory"/>
    <w:basedOn w:val="Normal"/>
    <w:next w:val="BodyText"/>
    <w:semiHidden/>
    <w:rsid w:val="00417E50"/>
    <w:pPr>
      <w:keepNext/>
      <w:widowControl w:val="0"/>
      <w:spacing w:after="0" w:line="480" w:lineRule="auto"/>
    </w:pPr>
    <w:rPr>
      <w:b/>
      <w:caps/>
      <w:u w:val="single"/>
    </w:rPr>
  </w:style>
  <w:style w:type="paragraph" w:customStyle="1" w:styleId="InterrogResponse">
    <w:name w:val="Interrog Response"/>
    <w:basedOn w:val="Normal"/>
    <w:next w:val="BodyText"/>
    <w:semiHidden/>
    <w:rsid w:val="00417E50"/>
    <w:pPr>
      <w:widowControl w:val="0"/>
      <w:spacing w:after="0" w:line="480" w:lineRule="auto"/>
    </w:pPr>
    <w:rPr>
      <w:b/>
      <w:caps/>
      <w:u w:val="single"/>
    </w:rPr>
  </w:style>
  <w:style w:type="paragraph" w:customStyle="1" w:styleId="Para1">
    <w:name w:val="Para1"/>
    <w:unhideWhenUsed/>
    <w:qFormat/>
    <w:rsid w:val="000E7A2C"/>
    <w:rPr>
      <w:rFonts w:eastAsia="Times New Roman" w:cs="Times New Roman"/>
      <w:color w:val="000000"/>
      <w:szCs w:val="32"/>
    </w:rPr>
  </w:style>
  <w:style w:type="paragraph" w:customStyle="1" w:styleId="Confidentiality">
    <w:name w:val="Confidentiality"/>
    <w:basedOn w:val="Normal"/>
    <w:next w:val="Normal"/>
    <w:semiHidden/>
    <w:unhideWhenUsed/>
    <w:qFormat/>
    <w:rsid w:val="00D31A5A"/>
    <w:rPr>
      <w:b/>
      <w:caps/>
      <w:spacing w:val="20"/>
    </w:rPr>
  </w:style>
  <w:style w:type="paragraph" w:customStyle="1" w:styleId="Delivery">
    <w:name w:val="Delivery"/>
    <w:basedOn w:val="Normal"/>
    <w:next w:val="Normal"/>
    <w:semiHidden/>
    <w:unhideWhenUsed/>
    <w:qFormat/>
    <w:rsid w:val="00D31A5A"/>
    <w:rPr>
      <w:b/>
      <w:caps/>
    </w:rPr>
  </w:style>
  <w:style w:type="paragraph" w:customStyle="1" w:styleId="BlockQuote">
    <w:name w:val="Block Quote"/>
    <w:basedOn w:val="Normal"/>
    <w:qFormat/>
    <w:rsid w:val="00414D7D"/>
    <w:pPr>
      <w:ind w:left="720" w:right="720"/>
    </w:pPr>
  </w:style>
  <w:style w:type="character" w:customStyle="1" w:styleId="DocIDChar">
    <w:name w:val="DocID Char"/>
    <w:basedOn w:val="DefaultParagraphFont"/>
    <w:link w:val="DocID"/>
    <w:rsid w:val="00F754F5"/>
    <w:rPr>
      <w:rFonts w:eastAsia="Times New Roman" w:cs="Times New Roman"/>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0848873">
      <w:bodyDiv w:val="1"/>
      <w:marLeft w:val="0"/>
      <w:marRight w:val="0"/>
      <w:marTop w:val="0"/>
      <w:marBottom w:val="0"/>
      <w:divBdr>
        <w:top w:val="none" w:sz="0" w:space="0" w:color="auto"/>
        <w:left w:val="none" w:sz="0" w:space="0" w:color="auto"/>
        <w:bottom w:val="none" w:sz="0" w:space="0" w:color="auto"/>
        <w:right w:val="none" w:sz="0" w:space="0" w:color="auto"/>
      </w:divBdr>
    </w:div>
    <w:div w:id="202847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02C66BC0-F3C4-4DDD-9412-A7E24FF7B2A3}"/>
</file>

<file path=customXml/itemProps2.xml><?xml version="1.0" encoding="utf-8"?>
<ds:datastoreItem xmlns:ds="http://schemas.openxmlformats.org/officeDocument/2006/customXml" ds:itemID="{BB9E9021-0A4D-40DC-8B70-09159CB76C61}"/>
</file>

<file path=customXml/itemProps3.xml><?xml version="1.0" encoding="utf-8"?>
<ds:datastoreItem xmlns:ds="http://schemas.openxmlformats.org/officeDocument/2006/customXml" ds:itemID="{8561B1B9-3574-47F6-8B6E-DF390D3BE5B9}"/>
</file>

<file path=docProps/app.xml><?xml version="1.0" encoding="utf-8"?>
<Properties xmlns="http://schemas.openxmlformats.org/officeDocument/2006/extended-properties" xmlns:vt="http://schemas.openxmlformats.org/officeDocument/2006/docPropsVTypes">
  <Template>Normal</Template>
  <TotalTime>3</TotalTime>
  <Pages>4</Pages>
  <Words>864</Words>
  <Characters>5211</Characters>
  <Application>Microsoft Office Word</Application>
  <DocSecurity>4</DocSecurity>
  <PresentationFormat>
  </PresentationFormat>
  <Lines>43</Lines>
  <Paragraphs>12</Paragraphs>
  <ScaleCrop>false</ScaleCrop>
  <HeadingPairs>
    <vt:vector size="2" baseType="variant">
      <vt:variant>
        <vt:lpstr>Title</vt:lpstr>
      </vt:variant>
      <vt:variant>
        <vt:i4>1</vt:i4>
      </vt:variant>
    </vt:vector>
  </HeadingPairs>
  <TitlesOfParts>
    <vt:vector size="1" baseType="lpstr">
      <vt:lpstr>First Amendment to Escrow Agreement (00308154-2).DOCX</vt:lpstr>
    </vt:vector>
  </TitlesOfParts>
  <Company>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Patricia Espinosa</dc:creator>
  <cp:keywords>
  </cp:keywords>
  <cp:lastModifiedBy>Xiomara Machado</cp:lastModifiedBy>
  <cp:revision>2</cp:revision>
  <dcterms:created xsi:type="dcterms:W3CDTF">2021-03-15T20:25:00Z</dcterms:created>
  <dcterms:modified xsi:type="dcterms:W3CDTF">2021-03-15T20:25:00Z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