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A1E4" w14:textId="77777777" w:rsidR="004D63B7" w:rsidRDefault="004D63B7">
      <w:pPr>
        <w:widowControl w:val="0"/>
        <w:jc w:val="center"/>
      </w:pPr>
      <w:bookmarkStart w:id="0" w:name="_DV_M0"/>
      <w:bookmarkEnd w:id="0"/>
      <w:r>
        <w:t>GROUND LESSOR ESTOPPEL CERTIFICATE</w:t>
      </w:r>
      <w:r w:rsidR="007D793A">
        <w:t xml:space="preserve"> </w:t>
      </w:r>
    </w:p>
    <w:p w14:paraId="270D8D5C" w14:textId="77777777" w:rsidR="004D63B7" w:rsidRDefault="004D63B7">
      <w:pPr>
        <w:widowControl w:val="0"/>
        <w:jc w:val="both"/>
      </w:pPr>
    </w:p>
    <w:p w14:paraId="4DF4BA9E" w14:textId="7CC57D31" w:rsidR="004D63B7" w:rsidRDefault="004D63B7">
      <w:pPr>
        <w:widowControl w:val="0"/>
        <w:jc w:val="both"/>
      </w:pPr>
      <w:bookmarkStart w:id="1" w:name="_DV_M1"/>
      <w:bookmarkEnd w:id="1"/>
      <w:r>
        <w:tab/>
      </w:r>
      <w:r>
        <w:tab/>
      </w:r>
      <w:r>
        <w:tab/>
      </w:r>
      <w:r>
        <w:tab/>
      </w:r>
      <w:r>
        <w:tab/>
      </w:r>
      <w:r>
        <w:tab/>
      </w:r>
      <w:r>
        <w:tab/>
      </w:r>
      <w:r>
        <w:tab/>
        <w:t xml:space="preserve">Date: </w:t>
      </w:r>
      <w:r w:rsidR="004045D6" w:rsidRPr="004045D6">
        <w:t>_____________ ___, 202</w:t>
      </w:r>
      <w:r w:rsidR="007847BA">
        <w:t>6</w:t>
      </w:r>
    </w:p>
    <w:p w14:paraId="40A82214" w14:textId="77777777" w:rsidR="00F42205" w:rsidRDefault="00F42205" w:rsidP="00A34181">
      <w:pPr>
        <w:widowControl w:val="0"/>
        <w:tabs>
          <w:tab w:val="left" w:pos="3000"/>
        </w:tabs>
        <w:jc w:val="both"/>
      </w:pPr>
    </w:p>
    <w:p w14:paraId="0D303B93" w14:textId="77777777" w:rsidR="00F2725D" w:rsidRDefault="00F2725D" w:rsidP="00F2725D">
      <w:bookmarkStart w:id="2" w:name="_Hlk213938280"/>
      <w:r>
        <w:rPr>
          <w:caps/>
          <w:noProof/>
        </w:rPr>
        <w:t>6075 SUNSET DR 1 LLC</w:t>
      </w:r>
      <w:r w:rsidRPr="00BC3E31">
        <w:rPr>
          <w:caps/>
        </w:rPr>
        <w:t>,</w:t>
      </w:r>
      <w:r>
        <w:t xml:space="preserve"> as administrative agent,</w:t>
      </w:r>
    </w:p>
    <w:p w14:paraId="0E6A35DF" w14:textId="77777777" w:rsidR="00F2725D" w:rsidRDefault="00F2725D" w:rsidP="00F2725D">
      <w:r w:rsidRPr="00B86924">
        <w:t>its successors and</w:t>
      </w:r>
      <w:r>
        <w:t>/or</w:t>
      </w:r>
      <w:r w:rsidRPr="00B86924">
        <w:t xml:space="preserve"> assigns</w:t>
      </w:r>
      <w:r>
        <w:t>, as their interest may appear</w:t>
      </w:r>
    </w:p>
    <w:p w14:paraId="1BA159B8" w14:textId="77777777" w:rsidR="00F2725D" w:rsidRPr="00882F59" w:rsidRDefault="00F2725D" w:rsidP="00F2725D">
      <w:pPr>
        <w:pStyle w:val="HBNORMAL"/>
      </w:pPr>
      <w:r w:rsidRPr="00882F59">
        <w:t>520 Madison Avenue, Suite 3501</w:t>
      </w:r>
    </w:p>
    <w:p w14:paraId="17FBBA0B" w14:textId="77777777" w:rsidR="00F2725D" w:rsidRDefault="00F2725D" w:rsidP="00F2725D">
      <w:pPr>
        <w:pStyle w:val="HBNORMAL"/>
      </w:pPr>
      <w:r w:rsidRPr="00882F59">
        <w:t xml:space="preserve">New York, New York 10022 </w:t>
      </w:r>
    </w:p>
    <w:p w14:paraId="2F1CF570" w14:textId="77777777" w:rsidR="00F2725D" w:rsidRPr="00882F59" w:rsidRDefault="00F2725D" w:rsidP="00F2725D">
      <w:pPr>
        <w:pStyle w:val="HBNORMAL"/>
      </w:pPr>
    </w:p>
    <w:p w14:paraId="0500A16F" w14:textId="77777777" w:rsidR="00F2725D" w:rsidRPr="00882F59" w:rsidRDefault="00F2725D" w:rsidP="00F2725D">
      <w:pPr>
        <w:pStyle w:val="HBNORMAL"/>
      </w:pPr>
      <w:r w:rsidRPr="00904295">
        <w:rPr>
          <w:caps/>
          <w:noProof/>
        </w:rPr>
        <w:t>6075 SUNSET DR 1 LLC</w:t>
      </w:r>
      <w:r w:rsidRPr="00BC3E31">
        <w:rPr>
          <w:caps/>
        </w:rPr>
        <w:t>,</w:t>
      </w:r>
      <w:r>
        <w:t xml:space="preserve"> </w:t>
      </w:r>
      <w:r w:rsidRPr="00882F59">
        <w:t>its successors and/or assigns, as their interest may appear</w:t>
      </w:r>
    </w:p>
    <w:p w14:paraId="043DC757" w14:textId="77777777" w:rsidR="00F2725D" w:rsidRPr="00882F59" w:rsidRDefault="00F2725D" w:rsidP="00F2725D">
      <w:pPr>
        <w:pStyle w:val="HBNORMAL"/>
      </w:pPr>
      <w:r w:rsidRPr="00882F59">
        <w:t>520 Madison Avenue, Suite 3501</w:t>
      </w:r>
    </w:p>
    <w:p w14:paraId="511507EE" w14:textId="77777777" w:rsidR="00F2725D" w:rsidRPr="00882F59" w:rsidRDefault="00F2725D" w:rsidP="00F2725D">
      <w:pPr>
        <w:pStyle w:val="HBNORMAL"/>
      </w:pPr>
      <w:r w:rsidRPr="00882F59">
        <w:t>New York, New York, 10022</w:t>
      </w:r>
    </w:p>
    <w:p w14:paraId="2EDE1F90" w14:textId="77777777" w:rsidR="00F2725D" w:rsidRDefault="00F2725D" w:rsidP="00F2725D">
      <w:pPr>
        <w:pStyle w:val="HBNORMAL"/>
        <w:rPr>
          <w:u w:val="single"/>
        </w:rPr>
      </w:pPr>
    </w:p>
    <w:p w14:paraId="1A6D9295" w14:textId="77777777" w:rsidR="00F2725D" w:rsidRDefault="00F2725D" w:rsidP="00F2725D">
      <w:r>
        <w:rPr>
          <w:caps/>
          <w:noProof/>
        </w:rPr>
        <w:t>6075 SUNSET DR 2 LLC</w:t>
      </w:r>
      <w:r w:rsidRPr="00BC3E31">
        <w:rPr>
          <w:caps/>
        </w:rPr>
        <w:t>,</w:t>
      </w:r>
      <w:r>
        <w:t xml:space="preserve"> as administrative agent,</w:t>
      </w:r>
    </w:p>
    <w:p w14:paraId="789D2B9A" w14:textId="77777777" w:rsidR="00F2725D" w:rsidRDefault="00F2725D" w:rsidP="00F2725D">
      <w:r w:rsidRPr="00B86924">
        <w:t>its successors and</w:t>
      </w:r>
      <w:r>
        <w:t>/or</w:t>
      </w:r>
      <w:r w:rsidRPr="00B86924">
        <w:t xml:space="preserve"> assigns</w:t>
      </w:r>
      <w:r>
        <w:t>, as their interest may appear</w:t>
      </w:r>
    </w:p>
    <w:p w14:paraId="409EAC1B" w14:textId="77777777" w:rsidR="00F2725D" w:rsidRPr="00882F59" w:rsidRDefault="00F2725D" w:rsidP="00F2725D">
      <w:pPr>
        <w:pStyle w:val="HBNORMAL"/>
      </w:pPr>
      <w:r w:rsidRPr="00882F59">
        <w:t>520 Madison Avenue, Suite 3501</w:t>
      </w:r>
    </w:p>
    <w:p w14:paraId="223D56B6" w14:textId="77777777" w:rsidR="00F2725D" w:rsidRDefault="00F2725D" w:rsidP="00F2725D">
      <w:pPr>
        <w:pStyle w:val="HBNORMAL"/>
      </w:pPr>
      <w:r w:rsidRPr="00882F59">
        <w:t xml:space="preserve">New York, New York 10022 </w:t>
      </w:r>
    </w:p>
    <w:p w14:paraId="263441DC" w14:textId="77777777" w:rsidR="00F2725D" w:rsidRPr="00882F59" w:rsidRDefault="00F2725D" w:rsidP="00F2725D">
      <w:pPr>
        <w:pStyle w:val="HBNORMAL"/>
      </w:pPr>
    </w:p>
    <w:p w14:paraId="3DCF622C" w14:textId="77777777" w:rsidR="00F2725D" w:rsidRPr="00882F59" w:rsidRDefault="00F2725D" w:rsidP="00F2725D">
      <w:pPr>
        <w:pStyle w:val="HBNORMAL"/>
      </w:pPr>
      <w:r>
        <w:rPr>
          <w:caps/>
          <w:noProof/>
        </w:rPr>
        <w:t>6075 SUNSET DR 2 LLC</w:t>
      </w:r>
      <w:r w:rsidRPr="00BC3E31">
        <w:rPr>
          <w:caps/>
        </w:rPr>
        <w:t>,</w:t>
      </w:r>
      <w:r>
        <w:t xml:space="preserve"> </w:t>
      </w:r>
      <w:r w:rsidRPr="00882F59">
        <w:t>its successors and/or assigns, as their interest may appear</w:t>
      </w:r>
    </w:p>
    <w:p w14:paraId="57F6163D" w14:textId="77777777" w:rsidR="00F2725D" w:rsidRPr="00882F59" w:rsidRDefault="00F2725D" w:rsidP="00F2725D">
      <w:pPr>
        <w:pStyle w:val="HBNORMAL"/>
      </w:pPr>
      <w:r w:rsidRPr="00882F59">
        <w:t>520 Madison Avenue, Suite 3501</w:t>
      </w:r>
    </w:p>
    <w:p w14:paraId="16BFFD5A" w14:textId="77777777" w:rsidR="00F2725D" w:rsidRPr="00882F59" w:rsidRDefault="00F2725D" w:rsidP="00F2725D">
      <w:pPr>
        <w:pStyle w:val="HBNORMAL"/>
      </w:pPr>
      <w:r w:rsidRPr="00882F59">
        <w:t>New York, New York, 10022</w:t>
      </w:r>
    </w:p>
    <w:bookmarkEnd w:id="2"/>
    <w:p w14:paraId="5E671B58" w14:textId="77777777" w:rsidR="00201A5F" w:rsidRDefault="00201A5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line="167" w:lineRule="auto"/>
        <w:jc w:val="both"/>
      </w:pPr>
    </w:p>
    <w:p w14:paraId="3490DAE8" w14:textId="77777777" w:rsidR="00201A5F" w:rsidRDefault="00201A5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line="167" w:lineRule="auto"/>
        <w:jc w:val="both"/>
      </w:pPr>
    </w:p>
    <w:p w14:paraId="342ACB40" w14:textId="77777777" w:rsidR="00A34181" w:rsidRDefault="004D63B7" w:rsidP="00A34181">
      <w:pPr>
        <w:ind w:left="720"/>
      </w:pPr>
      <w:bookmarkStart w:id="3" w:name="_DV_M6"/>
      <w:bookmarkEnd w:id="3"/>
      <w:r>
        <w:t xml:space="preserve">RE:  </w:t>
      </w:r>
      <w:bookmarkStart w:id="4" w:name="_DV_M7"/>
      <w:bookmarkEnd w:id="4"/>
      <w:r>
        <w:t xml:space="preserve">Premises located at </w:t>
      </w:r>
      <w:bookmarkStart w:id="5" w:name="_Hlk213938461"/>
      <w:r w:rsidR="008917C8" w:rsidRPr="002F2D1F">
        <w:t>6075 Sunset Drive, South Miami, Florida 33143</w:t>
      </w:r>
      <w:r w:rsidR="008917C8">
        <w:t xml:space="preserve"> </w:t>
      </w:r>
      <w:bookmarkEnd w:id="5"/>
      <w:r w:rsidR="00427274">
        <w:t>(</w:t>
      </w:r>
      <w:r>
        <w:t xml:space="preserve">the </w:t>
      </w:r>
      <w:r w:rsidR="006E7508">
        <w:t>“</w:t>
      </w:r>
      <w:r w:rsidRPr="00B14BB0">
        <w:rPr>
          <w:b/>
          <w:bCs/>
        </w:rPr>
        <w:t>Premises</w:t>
      </w:r>
      <w:r w:rsidR="006E7508">
        <w:t>”</w:t>
      </w:r>
      <w:r>
        <w:t xml:space="preserve"> or </w:t>
      </w:r>
      <w:r w:rsidR="006E7508">
        <w:t>“</w:t>
      </w:r>
      <w:r w:rsidRPr="00B14BB0">
        <w:rPr>
          <w:b/>
          <w:bCs/>
        </w:rPr>
        <w:t>Property</w:t>
      </w:r>
      <w:r w:rsidR="006E7508">
        <w:t>”</w:t>
      </w:r>
      <w:r>
        <w:t>)</w:t>
      </w:r>
      <w:r>
        <w:tab/>
      </w:r>
    </w:p>
    <w:p w14:paraId="68C42F56" w14:textId="77777777" w:rsidR="004D63B7" w:rsidRDefault="004D63B7" w:rsidP="00A34181">
      <w:pPr>
        <w:ind w:left="720"/>
      </w:pPr>
      <w:r>
        <w:tab/>
      </w:r>
      <w:r>
        <w:tab/>
      </w:r>
    </w:p>
    <w:p w14:paraId="4958F552" w14:textId="77777777" w:rsidR="004D63B7" w:rsidRDefault="004D63B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after="100"/>
        <w:jc w:val="both"/>
      </w:pPr>
      <w:bookmarkStart w:id="6" w:name="_DV_M8"/>
      <w:bookmarkEnd w:id="6"/>
      <w:r>
        <w:t xml:space="preserve">Ladies and Gentlemen: </w:t>
      </w:r>
    </w:p>
    <w:p w14:paraId="74C82706" w14:textId="77777777" w:rsidR="004D63B7" w:rsidRPr="005B0C24" w:rsidRDefault="004D63B7" w:rsidP="005B0C2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bookmarkStart w:id="7" w:name="_DV_M9"/>
      <w:bookmarkEnd w:id="7"/>
      <w:r w:rsidRPr="00CD0A3C">
        <w:t xml:space="preserve">The undersigned, </w:t>
      </w:r>
      <w:r w:rsidR="00F65D4B" w:rsidRPr="001C2D65">
        <w:t xml:space="preserve">SUNSET-MIAMI INVESTMENTS, INC., a Florida corporation </w:t>
      </w:r>
      <w:r w:rsidR="000145BA" w:rsidRPr="00CD0A3C">
        <w:t>(“</w:t>
      </w:r>
      <w:r w:rsidRPr="00B14BB0">
        <w:rPr>
          <w:b/>
          <w:bCs/>
        </w:rPr>
        <w:t>Lessor</w:t>
      </w:r>
      <w:r w:rsidR="006E7508" w:rsidRPr="00CD0A3C">
        <w:t>”</w:t>
      </w:r>
      <w:r w:rsidRPr="00CD0A3C">
        <w:t>),</w:t>
      </w:r>
      <w:r w:rsidR="00A34181" w:rsidRPr="00CD0A3C">
        <w:t xml:space="preserve"> </w:t>
      </w:r>
      <w:r w:rsidRPr="00CD0A3C">
        <w:t xml:space="preserve">as lessor under </w:t>
      </w:r>
      <w:r w:rsidR="00B14BB0">
        <w:t>that</w:t>
      </w:r>
      <w:r w:rsidR="00B14BB0" w:rsidRPr="001C2D65">
        <w:t xml:space="preserve"> certain Ground Lease dated September 1, 2018, made by and between </w:t>
      </w:r>
      <w:r w:rsidR="00B14BB0">
        <w:t>Lessor,</w:t>
      </w:r>
      <w:r w:rsidR="00B14BB0" w:rsidRPr="001C2D65">
        <w:t xml:space="preserve"> as landlord, and ALTA SUNSET, LLC, a Florida limited liability company (the “</w:t>
      </w:r>
      <w:r w:rsidR="00B14BB0" w:rsidRPr="00817AFD">
        <w:rPr>
          <w:b/>
          <w:bCs/>
        </w:rPr>
        <w:t>Original Lessee</w:t>
      </w:r>
      <w:r w:rsidR="00B14BB0" w:rsidRPr="001C2D65">
        <w:t>”), as tenant (hereinafter, together with all extensions, renewals or modifications thereof, referred to as the “</w:t>
      </w:r>
      <w:r w:rsidR="00B14BB0" w:rsidRPr="00817AFD">
        <w:rPr>
          <w:b/>
          <w:bCs/>
        </w:rPr>
        <w:t>Original Lease</w:t>
      </w:r>
      <w:r w:rsidR="00B14BB0" w:rsidRPr="001C2D65">
        <w:t xml:space="preserve">”), as amended by an Amendment to Ground Lease dated as of September 8, 2020, made by and between </w:t>
      </w:r>
      <w:r w:rsidR="00B14BB0">
        <w:t>Lessor</w:t>
      </w:r>
      <w:r w:rsidR="00B14BB0" w:rsidRPr="001C2D65">
        <w:t xml:space="preserve"> and </w:t>
      </w:r>
      <w:r w:rsidR="00B14BB0">
        <w:t>Original Lessee</w:t>
      </w:r>
      <w:r w:rsidR="00B14BB0" w:rsidRPr="001C2D65">
        <w:t xml:space="preserve"> (the “</w:t>
      </w:r>
      <w:r w:rsidR="00B14BB0" w:rsidRPr="00817AFD">
        <w:rPr>
          <w:b/>
          <w:bCs/>
        </w:rPr>
        <w:t>Original Lease 1st Amendment</w:t>
      </w:r>
      <w:r w:rsidR="00B14BB0" w:rsidRPr="001C2D65">
        <w:t xml:space="preserve">”), as affected by an Agreement to Assign Ground Lease dated as of March 16, 2021, made by and between </w:t>
      </w:r>
      <w:r w:rsidR="00B14BB0">
        <w:t>Lessor</w:t>
      </w:r>
      <w:r w:rsidR="00B14BB0" w:rsidRPr="001C2D65">
        <w:t xml:space="preserve"> and </w:t>
      </w:r>
      <w:r w:rsidR="00B14BB0">
        <w:t>Original Lessee</w:t>
      </w:r>
      <w:r w:rsidR="00B14BB0" w:rsidRPr="001C2D65">
        <w:t xml:space="preserve"> (the “</w:t>
      </w:r>
      <w:r w:rsidR="00B14BB0" w:rsidRPr="00817AFD">
        <w:rPr>
          <w:b/>
          <w:bCs/>
        </w:rPr>
        <w:t>Original Lease Agreement to Assign</w:t>
      </w:r>
      <w:r w:rsidR="00B14BB0" w:rsidRPr="001C2D65">
        <w:t xml:space="preserve">”), as further amended by a Second Amendment to Ground Lease dated as of March 14, 2022, made by and between </w:t>
      </w:r>
      <w:r w:rsidR="00B14BB0">
        <w:t>Lessor</w:t>
      </w:r>
      <w:r w:rsidR="00B14BB0" w:rsidRPr="001C2D65">
        <w:t xml:space="preserve"> and </w:t>
      </w:r>
      <w:r w:rsidR="00B14BB0">
        <w:t>Original Lessee</w:t>
      </w:r>
      <w:r w:rsidR="00B14BB0" w:rsidRPr="001C2D65">
        <w:t xml:space="preserve"> (the “</w:t>
      </w:r>
      <w:r w:rsidR="00B14BB0" w:rsidRPr="00817AFD">
        <w:rPr>
          <w:b/>
          <w:bCs/>
        </w:rPr>
        <w:t>Original Lease 2nd Amendment</w:t>
      </w:r>
      <w:r w:rsidR="00B14BB0" w:rsidRPr="001C2D65">
        <w:t xml:space="preserve">”), as further amended by a Third Amendment to Ground Lease dated as of May ___, 2023, made by and between </w:t>
      </w:r>
      <w:r w:rsidR="00B14BB0">
        <w:t>Lessor</w:t>
      </w:r>
      <w:r w:rsidR="00B14BB0" w:rsidRPr="001C2D65">
        <w:t xml:space="preserve"> and </w:t>
      </w:r>
      <w:r w:rsidR="00B14BB0">
        <w:t>Original Lessee</w:t>
      </w:r>
      <w:r w:rsidR="00B14BB0" w:rsidRPr="001C2D65">
        <w:t xml:space="preserve"> (the “</w:t>
      </w:r>
      <w:r w:rsidR="00B14BB0" w:rsidRPr="00817AFD">
        <w:rPr>
          <w:b/>
          <w:bCs/>
        </w:rPr>
        <w:t>Original Lease 3rd Amendment</w:t>
      </w:r>
      <w:r w:rsidR="00B14BB0" w:rsidRPr="001C2D65">
        <w:t xml:space="preserve">”), as further amended by a Fourth Amendment to Ground Lease dated as of September 30, 2024, made by and between </w:t>
      </w:r>
      <w:r w:rsidR="00B14BB0">
        <w:t>Lessor</w:t>
      </w:r>
      <w:r w:rsidR="00B14BB0" w:rsidRPr="001C2D65">
        <w:t xml:space="preserve"> and </w:t>
      </w:r>
      <w:r w:rsidR="00B14BB0">
        <w:t>Original Lessee</w:t>
      </w:r>
      <w:r w:rsidR="00B14BB0" w:rsidRPr="001C2D65">
        <w:t xml:space="preserve"> (the “</w:t>
      </w:r>
      <w:r w:rsidR="00B14BB0" w:rsidRPr="00817AFD">
        <w:rPr>
          <w:b/>
          <w:bCs/>
        </w:rPr>
        <w:t>Original Lease 4th Amendment</w:t>
      </w:r>
      <w:r w:rsidR="00B14BB0" w:rsidRPr="001C2D65">
        <w:t>”), as thereafter affected by an Assignment and Assumption of Ground Lease dated as of October 1, 2025</w:t>
      </w:r>
      <w:r w:rsidR="00B14BB0">
        <w:t xml:space="preserve"> </w:t>
      </w:r>
      <w:r w:rsidR="00B14BB0" w:rsidRPr="001C2D65">
        <w:t>(the “</w:t>
      </w:r>
      <w:r w:rsidR="00B14BB0" w:rsidRPr="00817AFD">
        <w:rPr>
          <w:b/>
          <w:bCs/>
        </w:rPr>
        <w:t>Original Lease Assignment</w:t>
      </w:r>
      <w:r w:rsidR="00B14BB0" w:rsidRPr="001C2D65">
        <w:t xml:space="preserve">”, and together with the Original </w:t>
      </w:r>
      <w:r w:rsidR="00B14BB0">
        <w:t>Lease</w:t>
      </w:r>
      <w:r w:rsidR="00B14BB0" w:rsidRPr="001C2D65">
        <w:t xml:space="preserve">, the Original </w:t>
      </w:r>
      <w:r w:rsidR="00B14BB0">
        <w:t>Lease</w:t>
      </w:r>
      <w:r w:rsidR="00B14BB0" w:rsidRPr="001C2D65">
        <w:t xml:space="preserve"> 1st Amendment, the Original </w:t>
      </w:r>
      <w:r w:rsidR="00B14BB0">
        <w:t>Lease</w:t>
      </w:r>
      <w:r w:rsidR="00B14BB0" w:rsidRPr="001C2D65">
        <w:t xml:space="preserve"> Agreement to Assign, the Original </w:t>
      </w:r>
      <w:r w:rsidR="00B14BB0">
        <w:t>Lease</w:t>
      </w:r>
      <w:r w:rsidR="00B14BB0" w:rsidRPr="001C2D65">
        <w:t xml:space="preserve"> 2nd Amendment, the Original </w:t>
      </w:r>
      <w:r w:rsidR="00B14BB0">
        <w:t>Lease</w:t>
      </w:r>
      <w:r w:rsidR="00B14BB0" w:rsidRPr="001C2D65">
        <w:t xml:space="preserve"> 3rd </w:t>
      </w:r>
      <w:r w:rsidR="00B14BB0" w:rsidRPr="001C2D65">
        <w:lastRenderedPageBreak/>
        <w:t xml:space="preserve">Amendment, and the Original </w:t>
      </w:r>
      <w:r w:rsidR="00B14BB0">
        <w:t>Lease</w:t>
      </w:r>
      <w:r w:rsidR="00B14BB0" w:rsidRPr="001C2D65">
        <w:t xml:space="preserve"> 4th Amendment, collectively, the “</w:t>
      </w:r>
      <w:r w:rsidR="00B14BB0" w:rsidRPr="00817AFD">
        <w:rPr>
          <w:b/>
          <w:bCs/>
        </w:rPr>
        <w:t>Lease</w:t>
      </w:r>
      <w:r w:rsidR="00B14BB0" w:rsidRPr="001C2D65">
        <w:t>”)</w:t>
      </w:r>
      <w:r w:rsidR="00B14BB0">
        <w:t xml:space="preserve">, </w:t>
      </w:r>
      <w:r w:rsidR="00B14BB0" w:rsidRPr="001C2D65">
        <w:t xml:space="preserve">by </w:t>
      </w:r>
      <w:r w:rsidR="00B14BB0">
        <w:t>Original Lessee</w:t>
      </w:r>
      <w:r w:rsidR="00B14BB0" w:rsidRPr="001C2D65">
        <w:t xml:space="preserve"> to </w:t>
      </w:r>
      <w:r w:rsidR="00B14BB0">
        <w:rPr>
          <w:b/>
        </w:rPr>
        <w:t>ALTA SUNSET II LLC</w:t>
      </w:r>
      <w:r w:rsidR="00B14BB0">
        <w:t>, a Florida limited liability company (“</w:t>
      </w:r>
      <w:r w:rsidR="00B14BB0" w:rsidRPr="00817AFD">
        <w:rPr>
          <w:b/>
          <w:bCs/>
        </w:rPr>
        <w:t>Lessee</w:t>
      </w:r>
      <w:r w:rsidR="00B14BB0">
        <w:t>”)</w:t>
      </w:r>
      <w:r w:rsidRPr="00CD0A3C">
        <w:t>, covering the Property</w:t>
      </w:r>
      <w:r w:rsidR="00A34181" w:rsidRPr="00CD0A3C">
        <w:t>,</w:t>
      </w:r>
      <w:r w:rsidRPr="00CD0A3C">
        <w:t xml:space="preserve"> hereby warrants, represents and certifies </w:t>
      </w:r>
      <w:r w:rsidR="00243D06" w:rsidRPr="00CD0A3C">
        <w:t>to each of (i)</w:t>
      </w:r>
      <w:r w:rsidR="00D37D46">
        <w:rPr>
          <w:caps/>
        </w:rPr>
        <w:t xml:space="preserve"> </w:t>
      </w:r>
      <w:r w:rsidR="002C7CBB">
        <w:rPr>
          <w:caps/>
        </w:rPr>
        <w:t>6075 SUNSET DR 1 LLC</w:t>
      </w:r>
      <w:r w:rsidR="00B02B35" w:rsidRPr="00CD0A3C">
        <w:t>, a Delaware limited liability company</w:t>
      </w:r>
      <w:r w:rsidR="00D37D46">
        <w:t>, in its capacity as administrative and collateral agent of the Mortgage Loan (as hereinafter defined) (in such capacity, together with its successors and assigns, the “</w:t>
      </w:r>
      <w:r w:rsidR="00D37D46" w:rsidRPr="00B14BB0">
        <w:rPr>
          <w:b/>
          <w:bCs/>
        </w:rPr>
        <w:t>Mortgage Loan Administrative Agent</w:t>
      </w:r>
      <w:r w:rsidR="00D37D46">
        <w:t>”),</w:t>
      </w:r>
      <w:r w:rsidR="00B02B35" w:rsidRPr="00CD0A3C">
        <w:t xml:space="preserve"> </w:t>
      </w:r>
      <w:r w:rsidR="00D37D46">
        <w:t xml:space="preserve">(ii) </w:t>
      </w:r>
      <w:r w:rsidR="002C7CBB">
        <w:rPr>
          <w:caps/>
        </w:rPr>
        <w:t>6075 SUNSET DR 1 LLC</w:t>
      </w:r>
      <w:r w:rsidR="00D37D46" w:rsidRPr="00CD0A3C">
        <w:t>, a Delaware limited liability company</w:t>
      </w:r>
      <w:r w:rsidR="00D37D46">
        <w:t xml:space="preserve">, in its capacity as lender of the Mortgage Loan (in such capacity, </w:t>
      </w:r>
      <w:r w:rsidR="00B76104" w:rsidRPr="00CD0A3C">
        <w:t xml:space="preserve">together with its successors and assigns, </w:t>
      </w:r>
      <w:r w:rsidR="00243D06" w:rsidRPr="00CD0A3C">
        <w:t>“</w:t>
      </w:r>
      <w:r w:rsidR="00243D06" w:rsidRPr="00B14BB0">
        <w:rPr>
          <w:b/>
          <w:bCs/>
        </w:rPr>
        <w:t>Leasehold Mortgagee</w:t>
      </w:r>
      <w:r w:rsidR="00243D06" w:rsidRPr="00CD0A3C">
        <w:t>”)</w:t>
      </w:r>
      <w:r w:rsidR="009F1A19">
        <w:t xml:space="preserve">, </w:t>
      </w:r>
      <w:r w:rsidR="00241F27">
        <w:t xml:space="preserve">(iii) </w:t>
      </w:r>
      <w:r w:rsidR="002C7CBB">
        <w:rPr>
          <w:caps/>
        </w:rPr>
        <w:t>6075 SUNSET DR 2 LLC</w:t>
      </w:r>
      <w:r w:rsidR="00241F27" w:rsidRPr="00CD0A3C">
        <w:t>, a Delaware limited liability company</w:t>
      </w:r>
      <w:r w:rsidR="00241F27">
        <w:t>, in its capacity as administrative and collateral agent of the Mezzanine Loan (as hereinafter defined) (in such capacity, together with its successors and assigns, the “</w:t>
      </w:r>
      <w:r w:rsidR="00241F27" w:rsidRPr="00B14BB0">
        <w:rPr>
          <w:b/>
          <w:bCs/>
        </w:rPr>
        <w:t>Mezzanine Loan Administrative Agent</w:t>
      </w:r>
      <w:r w:rsidR="00241F27">
        <w:t>”</w:t>
      </w:r>
      <w:r w:rsidR="00AB2025">
        <w:t>, and together with the Mortgage Loan Administrative Agent, collectively, the “</w:t>
      </w:r>
      <w:r w:rsidR="00AB2025" w:rsidRPr="00B14BB0">
        <w:rPr>
          <w:b/>
          <w:bCs/>
        </w:rPr>
        <w:t>Administrative Agents</w:t>
      </w:r>
      <w:r w:rsidR="00AB2025">
        <w:t>”</w:t>
      </w:r>
      <w:r w:rsidR="00241F27">
        <w:t>), and (iv</w:t>
      </w:r>
      <w:r w:rsidR="00243D06" w:rsidRPr="00CD0A3C">
        <w:t xml:space="preserve">) </w:t>
      </w:r>
      <w:r w:rsidR="002C7CBB">
        <w:rPr>
          <w:caps/>
        </w:rPr>
        <w:t>6075 SUNSET DR 2 LLC</w:t>
      </w:r>
      <w:r w:rsidR="00093972" w:rsidRPr="00CD0A3C">
        <w:t xml:space="preserve">, </w:t>
      </w:r>
      <w:r w:rsidR="00B02B35" w:rsidRPr="00CD0A3C">
        <w:t xml:space="preserve">a Delaware limited liability </w:t>
      </w:r>
      <w:r w:rsidR="00462EE3">
        <w:t>company, in its capacity as lender of the Mezzanine Loan</w:t>
      </w:r>
      <w:r w:rsidR="00B02B35" w:rsidRPr="00CD0A3C">
        <w:t xml:space="preserve"> </w:t>
      </w:r>
      <w:r w:rsidR="00243D06" w:rsidRPr="00CD0A3C">
        <w:t>(</w:t>
      </w:r>
      <w:r w:rsidR="00B76104" w:rsidRPr="00CD0A3C">
        <w:t xml:space="preserve">together with its successors and assigns, </w:t>
      </w:r>
      <w:r w:rsidR="00243D06" w:rsidRPr="00CD0A3C">
        <w:t>“</w:t>
      </w:r>
      <w:r w:rsidR="00243D06" w:rsidRPr="00B14BB0">
        <w:rPr>
          <w:b/>
          <w:bCs/>
        </w:rPr>
        <w:t>Mezzanine Lender</w:t>
      </w:r>
      <w:r w:rsidR="00243D06" w:rsidRPr="00CD0A3C">
        <w:t>”</w:t>
      </w:r>
      <w:r w:rsidR="004F4DC9" w:rsidRPr="00CD0A3C">
        <w:t xml:space="preserve">, and together with the Leasehold Mortgagee, </w:t>
      </w:r>
      <w:r w:rsidR="003C6FF9">
        <w:t>each a “</w:t>
      </w:r>
      <w:r w:rsidR="003C6FF9" w:rsidRPr="00B14BB0">
        <w:rPr>
          <w:b/>
          <w:bCs/>
        </w:rPr>
        <w:t>Lender</w:t>
      </w:r>
      <w:r w:rsidR="003C6FF9">
        <w:t xml:space="preserve">”, and </w:t>
      </w:r>
      <w:r w:rsidR="004F4DC9" w:rsidRPr="00CD0A3C">
        <w:t>collectively, “</w:t>
      </w:r>
      <w:r w:rsidR="004F4DC9" w:rsidRPr="00B14BB0">
        <w:rPr>
          <w:b/>
          <w:bCs/>
        </w:rPr>
        <w:t>Lender</w:t>
      </w:r>
      <w:r w:rsidR="003C6FF9" w:rsidRPr="00B14BB0">
        <w:rPr>
          <w:b/>
          <w:bCs/>
        </w:rPr>
        <w:t>s</w:t>
      </w:r>
      <w:r w:rsidR="004F4DC9" w:rsidRPr="00CD0A3C">
        <w:t>”</w:t>
      </w:r>
      <w:r w:rsidR="00243D06" w:rsidRPr="00CD0A3C">
        <w:t>)</w:t>
      </w:r>
      <w:r w:rsidR="00806632" w:rsidRPr="00CD0A3C">
        <w:t>,</w:t>
      </w:r>
      <w:r w:rsidR="00A34181" w:rsidRPr="00CD0A3C">
        <w:t xml:space="preserve"> </w:t>
      </w:r>
      <w:r w:rsidRPr="00CD0A3C">
        <w:t xml:space="preserve">and each subsequent owner of </w:t>
      </w:r>
      <w:r w:rsidR="00B76104" w:rsidRPr="00CD0A3C">
        <w:t xml:space="preserve">(x) that certain </w:t>
      </w:r>
      <w:r w:rsidR="001C24A5" w:rsidRPr="00CD0A3C">
        <w:t>mortgage</w:t>
      </w:r>
      <w:r w:rsidR="00B76104" w:rsidRPr="00CD0A3C">
        <w:t xml:space="preserve"> </w:t>
      </w:r>
      <w:bookmarkStart w:id="8" w:name="_DV_M10"/>
      <w:bookmarkStart w:id="9" w:name="_DV_M11"/>
      <w:bookmarkEnd w:id="8"/>
      <w:bookmarkEnd w:id="9"/>
      <w:r w:rsidR="00806632" w:rsidRPr="00CD0A3C">
        <w:rPr>
          <w:bCs/>
        </w:rPr>
        <w:t xml:space="preserve">loan </w:t>
      </w:r>
      <w:r w:rsidR="0024057D" w:rsidRPr="00CD0A3C">
        <w:rPr>
          <w:bCs/>
        </w:rPr>
        <w:t xml:space="preserve">in the principal amount of </w:t>
      </w:r>
      <w:r w:rsidR="00243D06" w:rsidRPr="00CD0A3C">
        <w:rPr>
          <w:bCs/>
        </w:rPr>
        <w:t>up to [</w:t>
      </w:r>
      <w:r w:rsidR="0024057D" w:rsidRPr="00CD0A3C">
        <w:rPr>
          <w:bCs/>
        </w:rPr>
        <w:t>$</w:t>
      </w:r>
      <w:r w:rsidR="00ED7767" w:rsidRPr="00CD0A3C">
        <w:rPr>
          <w:bCs/>
        </w:rPr>
        <w:t>_______________</w:t>
      </w:r>
      <w:r w:rsidR="00243D06" w:rsidRPr="00CD0A3C">
        <w:rPr>
          <w:bCs/>
        </w:rPr>
        <w:t>]</w:t>
      </w:r>
      <w:r w:rsidR="00700EA6" w:rsidRPr="00CD0A3C">
        <w:rPr>
          <w:bCs/>
        </w:rPr>
        <w:t xml:space="preserve"> (the “</w:t>
      </w:r>
      <w:r w:rsidR="001C24A5" w:rsidRPr="00B14BB0">
        <w:rPr>
          <w:b/>
          <w:bCs/>
        </w:rPr>
        <w:t>Mortgage</w:t>
      </w:r>
      <w:r w:rsidR="00700EA6" w:rsidRPr="00B14BB0">
        <w:rPr>
          <w:b/>
          <w:bCs/>
        </w:rPr>
        <w:t xml:space="preserve"> Loan</w:t>
      </w:r>
      <w:r w:rsidR="00700EA6" w:rsidRPr="00CD0A3C">
        <w:rPr>
          <w:bCs/>
        </w:rPr>
        <w:t>”)</w:t>
      </w:r>
      <w:r w:rsidR="00B76104" w:rsidRPr="00CD0A3C">
        <w:rPr>
          <w:bCs/>
        </w:rPr>
        <w:t xml:space="preserve">, </w:t>
      </w:r>
      <w:r w:rsidR="0024057D" w:rsidRPr="00CD0A3C">
        <w:rPr>
          <w:bCs/>
        </w:rPr>
        <w:t xml:space="preserve">to </w:t>
      </w:r>
      <w:r w:rsidR="001C24A5" w:rsidRPr="00CD0A3C">
        <w:rPr>
          <w:bCs/>
        </w:rPr>
        <w:t xml:space="preserve">be </w:t>
      </w:r>
      <w:r w:rsidR="0024057D" w:rsidRPr="00CD0A3C">
        <w:rPr>
          <w:bCs/>
        </w:rPr>
        <w:t>made b</w:t>
      </w:r>
      <w:r w:rsidR="00B76104" w:rsidRPr="00CD0A3C">
        <w:rPr>
          <w:bCs/>
        </w:rPr>
        <w:t xml:space="preserve">y Leasehold Mortgagee </w:t>
      </w:r>
      <w:r w:rsidR="0024057D" w:rsidRPr="00CD0A3C">
        <w:rPr>
          <w:noProof/>
        </w:rPr>
        <w:t>to Lessee</w:t>
      </w:r>
      <w:r w:rsidR="001C24A5" w:rsidRPr="00CD0A3C">
        <w:rPr>
          <w:noProof/>
        </w:rPr>
        <w:t>,</w:t>
      </w:r>
      <w:r w:rsidR="00ED7767" w:rsidRPr="00CD0A3C">
        <w:rPr>
          <w:bCs/>
        </w:rPr>
        <w:t xml:space="preserve"> </w:t>
      </w:r>
      <w:r w:rsidR="00B76104" w:rsidRPr="00CD0A3C">
        <w:rPr>
          <w:bCs/>
        </w:rPr>
        <w:t xml:space="preserve">and (y) that certain mezzanine loan in the principal amount of up to [$_________________] </w:t>
      </w:r>
      <w:r w:rsidR="00700EA6">
        <w:rPr>
          <w:bCs/>
        </w:rPr>
        <w:t>(the “</w:t>
      </w:r>
      <w:r w:rsidR="00700EA6" w:rsidRPr="00B14BB0">
        <w:rPr>
          <w:b/>
          <w:bCs/>
        </w:rPr>
        <w:t>Mezzanine Loan</w:t>
      </w:r>
      <w:r w:rsidR="00700EA6">
        <w:rPr>
          <w:bCs/>
        </w:rPr>
        <w:t xml:space="preserve">”) </w:t>
      </w:r>
      <w:r w:rsidR="00B76104" w:rsidRPr="00700EA6">
        <w:rPr>
          <w:bCs/>
        </w:rPr>
        <w:t>to</w:t>
      </w:r>
      <w:r w:rsidR="00B76104">
        <w:rPr>
          <w:bCs/>
        </w:rPr>
        <w:t xml:space="preserve"> be made by Mezzanine Lender </w:t>
      </w:r>
      <w:r w:rsidR="00B76104" w:rsidRPr="002C7CBB">
        <w:rPr>
          <w:bCs/>
        </w:rPr>
        <w:t xml:space="preserve">to </w:t>
      </w:r>
      <w:r w:rsidR="00E300E7" w:rsidRPr="002C7CBB">
        <w:t>[MEZZ BORROWER], a</w:t>
      </w:r>
      <w:r w:rsidR="00E300E7" w:rsidRPr="00CD0A3C">
        <w:t xml:space="preserve"> </w:t>
      </w:r>
      <w:r w:rsidR="00E300E7">
        <w:t>___________________</w:t>
      </w:r>
      <w:r w:rsidR="00E300E7" w:rsidRPr="00CD0A3C">
        <w:t xml:space="preserve"> </w:t>
      </w:r>
      <w:r w:rsidR="00312065">
        <w:rPr>
          <w:bCs/>
        </w:rPr>
        <w:t xml:space="preserve"> (the “</w:t>
      </w:r>
      <w:r w:rsidR="00312065" w:rsidRPr="00B14BB0">
        <w:rPr>
          <w:b/>
          <w:bCs/>
        </w:rPr>
        <w:t>Mezzanine Borrower</w:t>
      </w:r>
      <w:r w:rsidR="00312065">
        <w:rPr>
          <w:bCs/>
        </w:rPr>
        <w:t>”)</w:t>
      </w:r>
      <w:r w:rsidR="00B76104">
        <w:rPr>
          <w:bCs/>
        </w:rPr>
        <w:t>, the sole member of Lessee</w:t>
      </w:r>
      <w:bookmarkStart w:id="10" w:name="_DV_M12"/>
      <w:bookmarkEnd w:id="10"/>
      <w:r w:rsidR="00312065">
        <w:rPr>
          <w:bCs/>
        </w:rPr>
        <w:t xml:space="preserve">, </w:t>
      </w:r>
      <w:r w:rsidRPr="00700EA6">
        <w:rPr>
          <w:color w:val="000000"/>
        </w:rPr>
        <w:t>as</w:t>
      </w:r>
      <w:r w:rsidRPr="006E7508">
        <w:rPr>
          <w:color w:val="000000"/>
        </w:rPr>
        <w:t xml:space="preserve"> follows, as of the date hereof</w:t>
      </w:r>
      <w:r w:rsidR="00806632">
        <w:rPr>
          <w:color w:val="000000"/>
        </w:rPr>
        <w:t xml:space="preserve"> (all capitalized terms not otherwise defined herein shall have the meanings ascribed thereto in the Lease)</w:t>
      </w:r>
      <w:r>
        <w:rPr>
          <w:color w:val="000000"/>
        </w:rPr>
        <w:t xml:space="preserve">: </w:t>
      </w:r>
    </w:p>
    <w:p w14:paraId="3D8E0206"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olor w:val="000000"/>
        </w:rPr>
      </w:pPr>
    </w:p>
    <w:p w14:paraId="0BF068F0" w14:textId="5C0A6C8D"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bookmarkStart w:id="11" w:name="_DV_M14"/>
      <w:bookmarkEnd w:id="11"/>
      <w:r w:rsidRPr="00865816">
        <w:rPr>
          <w:color w:val="000000"/>
        </w:rPr>
        <w:t xml:space="preserve">The </w:t>
      </w:r>
      <w:r w:rsidR="00A34181" w:rsidRPr="00865816">
        <w:rPr>
          <w:color w:val="000000"/>
        </w:rPr>
        <w:t xml:space="preserve">term of the Lease commenced on </w:t>
      </w:r>
      <w:r w:rsidR="002D5311" w:rsidRPr="002D5311">
        <w:rPr>
          <w:color w:val="000000"/>
        </w:rPr>
        <w:t>September 1, 2018</w:t>
      </w:r>
      <w:r w:rsidRPr="00865816">
        <w:rPr>
          <w:color w:val="000000"/>
        </w:rPr>
        <w:t xml:space="preserve">, and expires on </w:t>
      </w:r>
      <w:r w:rsidR="002D5311" w:rsidRPr="002D5311">
        <w:rPr>
          <w:color w:val="000000"/>
        </w:rPr>
        <w:t>August 31, 2117</w:t>
      </w:r>
      <w:r w:rsidRPr="00865816">
        <w:rPr>
          <w:color w:val="000000"/>
        </w:rPr>
        <w:t xml:space="preserve">. </w:t>
      </w:r>
      <w:bookmarkStart w:id="12" w:name="_DV_M15"/>
      <w:bookmarkEnd w:id="12"/>
    </w:p>
    <w:p w14:paraId="20F680FA" w14:textId="77777777" w:rsidR="00865816" w:rsidRDefault="00865816" w:rsidP="00865816">
      <w:pPr>
        <w:pStyle w:val="ListParagraph"/>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p>
    <w:p w14:paraId="2BBEBCBB" w14:textId="23CCE5C4" w:rsidR="004D63B7"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sidRPr="00865816">
        <w:rPr>
          <w:color w:val="000000"/>
        </w:rPr>
        <w:t xml:space="preserve">The current fixed rent under the Lease is </w:t>
      </w:r>
      <w:proofErr w:type="gramStart"/>
      <w:r w:rsidRPr="00865816">
        <w:rPr>
          <w:color w:val="000000"/>
        </w:rPr>
        <w:t>$</w:t>
      </w:r>
      <w:bookmarkStart w:id="13" w:name="_DV_M16"/>
      <w:bookmarkEnd w:id="13"/>
      <w:r w:rsidRPr="00865816">
        <w:rPr>
          <w:color w:val="000000"/>
        </w:rPr>
        <w:t>__</w:t>
      </w:r>
      <w:proofErr w:type="gramEnd"/>
      <w:r w:rsidRPr="00865816">
        <w:rPr>
          <w:color w:val="000000"/>
        </w:rPr>
        <w:t>______ per annum, payable in ______ installments, and has been paid in full through</w:t>
      </w:r>
      <w:bookmarkStart w:id="14" w:name="_DV_C18"/>
      <w:r w:rsidRPr="00865816">
        <w:rPr>
          <w:color w:val="000000"/>
        </w:rPr>
        <w:t xml:space="preserve"> ___________.</w:t>
      </w:r>
      <w:bookmarkStart w:id="15" w:name="_DV_M18"/>
      <w:bookmarkEnd w:id="14"/>
      <w:bookmarkEnd w:id="15"/>
      <w:r w:rsidRPr="00865816">
        <w:rPr>
          <w:color w:val="000000"/>
        </w:rPr>
        <w:t xml:space="preserve"> No additional rent or charge (including taxes, maintenance, operating expenses or otherwise) that has been billed to Lessee by Lessor is overdue. There are no provisions </w:t>
      </w:r>
      <w:proofErr w:type="gramStart"/>
      <w:r w:rsidRPr="00865816">
        <w:rPr>
          <w:color w:val="000000"/>
        </w:rPr>
        <w:t>for,</w:t>
      </w:r>
      <w:proofErr w:type="gramEnd"/>
      <w:r w:rsidRPr="00865816">
        <w:rPr>
          <w:color w:val="000000"/>
        </w:rPr>
        <w:t xml:space="preserve"> and Lessor has no rights with respect to increasing the rent, except as expressly set forth in the Lease.  The amount of </w:t>
      </w:r>
      <w:proofErr w:type="gramStart"/>
      <w:r w:rsidRPr="00865816">
        <w:rPr>
          <w:color w:val="000000"/>
        </w:rPr>
        <w:t>the security</w:t>
      </w:r>
      <w:proofErr w:type="gramEnd"/>
      <w:r w:rsidRPr="00865816">
        <w:rPr>
          <w:color w:val="000000"/>
        </w:rPr>
        <w:t xml:space="preserve"> deposit presently held by Lessor under the Lease is </w:t>
      </w:r>
      <w:bookmarkStart w:id="16" w:name="_DV_C20"/>
      <w:r w:rsidRPr="00865816">
        <w:rPr>
          <w:color w:val="000000"/>
        </w:rPr>
        <w:t>$</w:t>
      </w:r>
      <w:bookmarkStart w:id="17" w:name="_DV_M19"/>
      <w:bookmarkEnd w:id="16"/>
      <w:bookmarkEnd w:id="17"/>
      <w:r w:rsidR="007847BA" w:rsidRPr="007847BA">
        <w:rPr>
          <w:color w:val="000000"/>
        </w:rPr>
        <w:t>857,617.19</w:t>
      </w:r>
      <w:r w:rsidRPr="00865816">
        <w:rPr>
          <w:color w:val="000000"/>
        </w:rPr>
        <w:t xml:space="preserve">.  No annual fixed rent, additional rent or other sum due under the Lease has been paid for more than one </w:t>
      </w:r>
      <w:proofErr w:type="gramStart"/>
      <w:r w:rsidRPr="00865816">
        <w:rPr>
          <w:color w:val="000000"/>
        </w:rPr>
        <w:t>month in advance of</w:t>
      </w:r>
      <w:proofErr w:type="gramEnd"/>
      <w:r w:rsidRPr="00865816">
        <w:rPr>
          <w:color w:val="000000"/>
        </w:rPr>
        <w:t xml:space="preserve"> its due date.</w:t>
      </w:r>
    </w:p>
    <w:p w14:paraId="4F5B1777" w14:textId="77777777" w:rsidR="00865816" w:rsidRPr="00865816" w:rsidRDefault="00865816" w:rsidP="00865816">
      <w:pPr>
        <w:pStyle w:val="ListParagraph"/>
        <w:rPr>
          <w:color w:val="000000"/>
        </w:rPr>
      </w:pPr>
    </w:p>
    <w:p w14:paraId="74A01FA5"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bookmarkStart w:id="18" w:name="_DV_M20"/>
      <w:bookmarkEnd w:id="18"/>
      <w:r w:rsidRPr="00865816">
        <w:rPr>
          <w:color w:val="000000"/>
        </w:rPr>
        <w:t xml:space="preserve">All conditions precedent to the effectiveness of the Lease have been fully satisfied and the Lease is in full force and effect. The Lease has been duly executed and delivered by, and is a </w:t>
      </w:r>
      <w:proofErr w:type="gramStart"/>
      <w:r w:rsidRPr="00865816">
        <w:rPr>
          <w:color w:val="000000"/>
        </w:rPr>
        <w:t>binding obligations</w:t>
      </w:r>
      <w:proofErr w:type="gramEnd"/>
      <w:r w:rsidRPr="00865816">
        <w:rPr>
          <w:color w:val="000000"/>
        </w:rPr>
        <w:t xml:space="preserve"> of, Lessor. A list</w:t>
      </w:r>
      <w:bookmarkStart w:id="19" w:name="_DV_M21"/>
      <w:bookmarkEnd w:id="19"/>
      <w:r w:rsidRPr="00865816">
        <w:rPr>
          <w:color w:val="000000"/>
        </w:rPr>
        <w:t xml:space="preserve"> of </w:t>
      </w:r>
      <w:proofErr w:type="gramStart"/>
      <w:r w:rsidRPr="00865816">
        <w:rPr>
          <w:color w:val="000000"/>
        </w:rPr>
        <w:t>all of</w:t>
      </w:r>
      <w:proofErr w:type="gramEnd"/>
      <w:r w:rsidRPr="00865816">
        <w:rPr>
          <w:color w:val="000000"/>
        </w:rPr>
        <w:t xml:space="preserve"> the documents constituting the Lease is attached as </w:t>
      </w:r>
      <w:r w:rsidRPr="00865816">
        <w:rPr>
          <w:color w:val="000000"/>
          <w:u w:val="single"/>
        </w:rPr>
        <w:t>Exhibit A</w:t>
      </w:r>
      <w:r w:rsidRPr="00865816">
        <w:rPr>
          <w:color w:val="000000"/>
        </w:rPr>
        <w:t xml:space="preserve">. The Lease has not been assigned, modified, supplemented or amended in any way, except as described </w:t>
      </w:r>
      <w:proofErr w:type="gramStart"/>
      <w:r w:rsidRPr="00865816">
        <w:rPr>
          <w:color w:val="000000"/>
        </w:rPr>
        <w:t>on</w:t>
      </w:r>
      <w:proofErr w:type="gramEnd"/>
      <w:r w:rsidRPr="00865816">
        <w:rPr>
          <w:color w:val="000000"/>
        </w:rPr>
        <w:t xml:space="preserve"> </w:t>
      </w:r>
      <w:r w:rsidRPr="00865816">
        <w:rPr>
          <w:color w:val="000000"/>
          <w:u w:val="single"/>
        </w:rPr>
        <w:t>Exhibit A</w:t>
      </w:r>
      <w:r w:rsidRPr="00865816">
        <w:rPr>
          <w:color w:val="000000"/>
        </w:rPr>
        <w:t xml:space="preserve">. There are no other agreements concerning the Property, whether oral or written, between Lessee and Lessor. </w:t>
      </w:r>
      <w:r w:rsidR="003C6FF9" w:rsidRPr="00865816">
        <w:rPr>
          <w:color w:val="000000"/>
        </w:rPr>
        <w:t xml:space="preserve">The </w:t>
      </w:r>
      <w:r w:rsidR="006E7508">
        <w:t>Lender</w:t>
      </w:r>
      <w:r w:rsidR="003C6FF9">
        <w:t>s</w:t>
      </w:r>
      <w:r w:rsidRPr="00865816">
        <w:rPr>
          <w:color w:val="000000"/>
        </w:rPr>
        <w:t xml:space="preserve"> </w:t>
      </w:r>
      <w:r w:rsidR="003C6FF9" w:rsidRPr="00865816">
        <w:rPr>
          <w:color w:val="000000"/>
        </w:rPr>
        <w:t xml:space="preserve">and the </w:t>
      </w:r>
      <w:r w:rsidR="003C6FF9">
        <w:t>Administrative Agents</w:t>
      </w:r>
      <w:r w:rsidR="003C6FF9" w:rsidRPr="00865816">
        <w:rPr>
          <w:color w:val="000000"/>
        </w:rPr>
        <w:t xml:space="preserve"> </w:t>
      </w:r>
      <w:r w:rsidRPr="00865816">
        <w:rPr>
          <w:color w:val="000000"/>
        </w:rPr>
        <w:t>reserve the right to require complete copies of all documents constituting the Lease to be attached to this Estoppel Certificate and certified as true, correct and complete copies by the Lessor.</w:t>
      </w:r>
      <w:bookmarkStart w:id="20" w:name="_DV_M23"/>
      <w:bookmarkEnd w:id="20"/>
    </w:p>
    <w:p w14:paraId="3DEB00F7" w14:textId="77777777" w:rsidR="00865816" w:rsidRPr="00865816" w:rsidRDefault="00865816" w:rsidP="00865816">
      <w:pPr>
        <w:pStyle w:val="ListParagraph"/>
        <w:rPr>
          <w:color w:val="000000"/>
        </w:rPr>
      </w:pPr>
    </w:p>
    <w:p w14:paraId="7B90DFAA" w14:textId="756B6F89"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sidRPr="00865816">
        <w:rPr>
          <w:color w:val="000000"/>
        </w:rPr>
        <w:t>Lessor has not delivered or received any notices of default under the Lease; to the best of the Lessor’s knowledge, there is no default by Lessee or Lessor under the Lease, nor has any event or omission occurred which, with the giving of notice or the lapse of time, or both</w:t>
      </w:r>
      <w:proofErr w:type="gramStart"/>
      <w:r w:rsidRPr="00865816">
        <w:rPr>
          <w:color w:val="000000"/>
        </w:rPr>
        <w:t>, would</w:t>
      </w:r>
      <w:proofErr w:type="gramEnd"/>
      <w:r w:rsidRPr="00865816">
        <w:rPr>
          <w:color w:val="000000"/>
        </w:rPr>
        <w:t xml:space="preserve"> constitute </w:t>
      </w:r>
      <w:r w:rsidRPr="00865816">
        <w:rPr>
          <w:color w:val="000000"/>
        </w:rPr>
        <w:lastRenderedPageBreak/>
        <w:t>a default.  To the best of the undersigned</w:t>
      </w:r>
      <w:r w:rsidR="00B93227" w:rsidRPr="00865816">
        <w:rPr>
          <w:color w:val="000000"/>
        </w:rPr>
        <w:t>’</w:t>
      </w:r>
      <w:r w:rsidRPr="00865816">
        <w:rPr>
          <w:color w:val="000000"/>
        </w:rPr>
        <w:t>s knowledge, there exists no offset or defense against the enforcement of any of the terms of the Lease. Lessee does not have any right or option to renew or extend the Lease or terminate the Lease in whole or part prior to the expiration of the term, or to purchase all or any part of the Property</w:t>
      </w:r>
      <w:del w:id="21" w:author="Cristina Padrino" w:date="2026-02-12T12:04:00Z" w16du:dateUtc="2026-02-12T17:04:00Z">
        <w:r w:rsidRPr="00865816" w:rsidDel="00507A8D">
          <w:rPr>
            <w:color w:val="000000"/>
          </w:rPr>
          <w:delText>.</w:delText>
        </w:r>
      </w:del>
      <w:ins w:id="22" w:author="Cristina Padrino" w:date="2026-02-12T12:04:00Z" w16du:dateUtc="2026-02-12T17:04:00Z">
        <w:r w:rsidR="00507A8D">
          <w:rPr>
            <w:color w:val="000000"/>
          </w:rPr>
          <w:t xml:space="preserve">, excepting only Sec. 20.4 </w:t>
        </w:r>
      </w:ins>
      <w:ins w:id="23" w:author="Cristina Padrino" w:date="2026-02-12T12:05:00Z" w16du:dateUtc="2026-02-12T17:05:00Z">
        <w:r w:rsidR="00507A8D">
          <w:rPr>
            <w:color w:val="000000"/>
          </w:rPr>
          <w:t>of the Lease.</w:t>
        </w:r>
      </w:ins>
      <w:r w:rsidRPr="00865816">
        <w:rPr>
          <w:color w:val="000000"/>
        </w:rPr>
        <w:t xml:space="preserve"> </w:t>
      </w:r>
      <w:bookmarkStart w:id="24" w:name="_DV_M24"/>
      <w:bookmarkEnd w:id="24"/>
    </w:p>
    <w:p w14:paraId="7FE17816" w14:textId="77777777" w:rsidR="00865816" w:rsidRPr="00865816" w:rsidRDefault="00865816" w:rsidP="00865816">
      <w:pPr>
        <w:pStyle w:val="ListParagraph"/>
        <w:rPr>
          <w:color w:val="000000"/>
        </w:rPr>
      </w:pPr>
    </w:p>
    <w:p w14:paraId="07C8E399"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sidRPr="00865816">
        <w:rPr>
          <w:color w:val="000000"/>
        </w:rPr>
        <w:t>Lessor is the record and</w:t>
      </w:r>
      <w:r w:rsidRPr="00865816">
        <w:rPr>
          <w:b/>
          <w:bCs/>
          <w:color w:val="000000"/>
        </w:rPr>
        <w:t xml:space="preserve"> </w:t>
      </w:r>
      <w:r w:rsidRPr="00865816">
        <w:rPr>
          <w:color w:val="000000"/>
        </w:rPr>
        <w:t xml:space="preserve">beneficial owner of the Property. Lessor has not subordinated its interest in the Lease to any mortgage, lien or other encumbrance on the fee. Lessor has not assigned, conveyed, transferred, sold, encumbered or mortgaged its interest in the Lease or the Property. </w:t>
      </w:r>
    </w:p>
    <w:p w14:paraId="40D024F2" w14:textId="77777777" w:rsidR="00865816" w:rsidRPr="00865816" w:rsidRDefault="00865816" w:rsidP="00865816">
      <w:pPr>
        <w:pStyle w:val="ListParagraph"/>
        <w:rPr>
          <w:color w:val="000000"/>
        </w:rPr>
      </w:pPr>
    </w:p>
    <w:p w14:paraId="0C2632E1"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sidRPr="00865816">
        <w:rPr>
          <w:color w:val="000000"/>
        </w:rPr>
        <w:t>The Lessor acknowledges that this Certificate is intended to constitute</w:t>
      </w:r>
      <w:r w:rsidR="00700EA6" w:rsidRPr="00865816">
        <w:rPr>
          <w:color w:val="000000"/>
        </w:rPr>
        <w:t>, and hereby does constitute,</w:t>
      </w:r>
      <w:r w:rsidRPr="00865816">
        <w:rPr>
          <w:color w:val="000000"/>
        </w:rPr>
        <w:t xml:space="preserve"> the express consent of the Lessor to </w:t>
      </w:r>
      <w:r w:rsidR="00700EA6" w:rsidRPr="00865816">
        <w:rPr>
          <w:color w:val="000000"/>
        </w:rPr>
        <w:t xml:space="preserve">(i) </w:t>
      </w:r>
      <w:r w:rsidRPr="00865816">
        <w:rPr>
          <w:color w:val="000000"/>
        </w:rPr>
        <w:t xml:space="preserve">the </w:t>
      </w:r>
      <w:r w:rsidR="00915B31" w:rsidRPr="00865816">
        <w:rPr>
          <w:color w:val="000000"/>
        </w:rPr>
        <w:t>Mortgage</w:t>
      </w:r>
      <w:r w:rsidR="00700EA6" w:rsidRPr="00865816">
        <w:rPr>
          <w:color w:val="000000"/>
        </w:rPr>
        <w:t xml:space="preserve"> </w:t>
      </w:r>
      <w:r w:rsidRPr="00865816">
        <w:rPr>
          <w:color w:val="000000"/>
        </w:rPr>
        <w:t xml:space="preserve">Loan to be secured by a first </w:t>
      </w:r>
      <w:r w:rsidR="00B93227" w:rsidRPr="00865816">
        <w:rPr>
          <w:color w:val="000000"/>
        </w:rPr>
        <w:t>(1</w:t>
      </w:r>
      <w:r w:rsidR="00B93227" w:rsidRPr="00865816">
        <w:rPr>
          <w:color w:val="000000"/>
          <w:vertAlign w:val="superscript"/>
        </w:rPr>
        <w:t>st</w:t>
      </w:r>
      <w:r w:rsidR="00B93227" w:rsidRPr="00865816">
        <w:rPr>
          <w:color w:val="000000"/>
        </w:rPr>
        <w:t>)</w:t>
      </w:r>
      <w:r w:rsidR="0024057D" w:rsidRPr="00865816">
        <w:rPr>
          <w:color w:val="000000"/>
        </w:rPr>
        <w:t xml:space="preserve"> priority</w:t>
      </w:r>
      <w:r w:rsidR="00B93227" w:rsidRPr="00865816">
        <w:rPr>
          <w:color w:val="000000"/>
        </w:rPr>
        <w:t xml:space="preserve"> </w:t>
      </w:r>
      <w:r w:rsidR="00095BDF">
        <w:rPr>
          <w:color w:val="000000"/>
        </w:rPr>
        <w:t>Construction Loan Mortgage and Security Agreement</w:t>
      </w:r>
      <w:r w:rsidR="00915B31" w:rsidRPr="00865816">
        <w:rPr>
          <w:color w:val="000000"/>
        </w:rPr>
        <w:t xml:space="preserve"> encumberin</w:t>
      </w:r>
      <w:r w:rsidR="00095BDF">
        <w:rPr>
          <w:color w:val="000000"/>
        </w:rPr>
        <w:t>g</w:t>
      </w:r>
      <w:r w:rsidR="00915B31" w:rsidRPr="00865816">
        <w:rPr>
          <w:color w:val="000000"/>
        </w:rPr>
        <w:t xml:space="preserve"> </w:t>
      </w:r>
      <w:r w:rsidRPr="00865816">
        <w:rPr>
          <w:color w:val="000000"/>
        </w:rPr>
        <w:t>the Premises</w:t>
      </w:r>
      <w:r w:rsidR="008875F4" w:rsidRPr="00865816">
        <w:rPr>
          <w:color w:val="000000"/>
        </w:rPr>
        <w:t xml:space="preserve"> (the “</w:t>
      </w:r>
      <w:r w:rsidR="008875F4" w:rsidRPr="00B14BB0">
        <w:rPr>
          <w:b/>
          <w:bCs/>
          <w:color w:val="000000"/>
        </w:rPr>
        <w:t>Mortgage</w:t>
      </w:r>
      <w:r w:rsidR="008875F4" w:rsidRPr="00865816">
        <w:rPr>
          <w:color w:val="000000"/>
        </w:rPr>
        <w:t>”)</w:t>
      </w:r>
      <w:r w:rsidR="00700EA6" w:rsidRPr="00865816">
        <w:rPr>
          <w:color w:val="000000"/>
        </w:rPr>
        <w:t>, and (i</w:t>
      </w:r>
      <w:r w:rsidR="00915B31" w:rsidRPr="00865816">
        <w:rPr>
          <w:color w:val="000000"/>
        </w:rPr>
        <w:t>i</w:t>
      </w:r>
      <w:r w:rsidR="00700EA6" w:rsidRPr="00865816">
        <w:rPr>
          <w:color w:val="000000"/>
        </w:rPr>
        <w:t>) the Mezzanine Loan to be secured by a pledge of the equity interests in Lessee owned by Mezzanine Borrower</w:t>
      </w:r>
      <w:r w:rsidRPr="00865816">
        <w:rPr>
          <w:color w:val="000000"/>
        </w:rPr>
        <w:t xml:space="preserve">. </w:t>
      </w:r>
      <w:r w:rsidR="00700EA6" w:rsidRPr="00865816">
        <w:rPr>
          <w:color w:val="000000"/>
        </w:rPr>
        <w:t xml:space="preserve"> Notwithstanding anything to the contrary set forth in the Lease, t</w:t>
      </w:r>
      <w:r w:rsidR="00806632" w:rsidRPr="00865816">
        <w:rPr>
          <w:color w:val="000000"/>
        </w:rPr>
        <w:t xml:space="preserve">he Lessor hereby agrees to recognize </w:t>
      </w:r>
      <w:r w:rsidR="00700EA6" w:rsidRPr="00865816">
        <w:rPr>
          <w:color w:val="000000"/>
        </w:rPr>
        <w:t xml:space="preserve">(i) the Mortgage as a “Leasehold Mortgage”, </w:t>
      </w:r>
      <w:r w:rsidR="004F4DC9" w:rsidRPr="00865816">
        <w:rPr>
          <w:color w:val="000000"/>
        </w:rPr>
        <w:t xml:space="preserve">for all purposes </w:t>
      </w:r>
      <w:r w:rsidR="00700EA6" w:rsidRPr="00865816">
        <w:rPr>
          <w:color w:val="000000"/>
        </w:rPr>
        <w:t xml:space="preserve">under the Lease (ii) Leasehold Mortgagee as a “Leasehold Mortgagee” </w:t>
      </w:r>
      <w:r w:rsidR="004F4DC9" w:rsidRPr="00865816">
        <w:rPr>
          <w:color w:val="000000"/>
        </w:rPr>
        <w:t xml:space="preserve">for all purposes </w:t>
      </w:r>
      <w:r w:rsidR="00700EA6" w:rsidRPr="00865816">
        <w:rPr>
          <w:color w:val="000000"/>
        </w:rPr>
        <w:t>under the Lease and (iii) Mezzanine Lender as a “Mezzanine Lender</w:t>
      </w:r>
      <w:r w:rsidR="004F4DC9" w:rsidRPr="00865816">
        <w:rPr>
          <w:color w:val="000000"/>
        </w:rPr>
        <w:t>”</w:t>
      </w:r>
      <w:r w:rsidR="00700EA6" w:rsidRPr="00865816">
        <w:rPr>
          <w:color w:val="000000"/>
        </w:rPr>
        <w:t xml:space="preserve"> </w:t>
      </w:r>
      <w:r w:rsidR="004F4DC9" w:rsidRPr="00865816">
        <w:rPr>
          <w:color w:val="000000"/>
        </w:rPr>
        <w:t xml:space="preserve">for all purposes </w:t>
      </w:r>
      <w:r w:rsidR="00806632" w:rsidRPr="00865816">
        <w:rPr>
          <w:color w:val="000000"/>
        </w:rPr>
        <w:t>under the Lease.</w:t>
      </w:r>
      <w:bookmarkStart w:id="25" w:name="_DV_M26"/>
      <w:bookmarkEnd w:id="25"/>
    </w:p>
    <w:p w14:paraId="307AA8D9" w14:textId="77777777" w:rsidR="00865816" w:rsidRPr="00865816" w:rsidRDefault="00865816" w:rsidP="00865816">
      <w:pPr>
        <w:pStyle w:val="ListParagraph"/>
        <w:rPr>
          <w:color w:val="000000"/>
        </w:rPr>
      </w:pPr>
    </w:p>
    <w:p w14:paraId="6CAC4EC4"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sidRPr="00865816">
        <w:rPr>
          <w:color w:val="000000"/>
        </w:rPr>
        <w:t>Lessor has not received written notice of any pending eminent domain proceedings or other governmental actions or any judicial actions of any kind against Lessor</w:t>
      </w:r>
      <w:r w:rsidR="00B93227" w:rsidRPr="00865816">
        <w:rPr>
          <w:color w:val="000000"/>
        </w:rPr>
        <w:t>’</w:t>
      </w:r>
      <w:r w:rsidRPr="00865816">
        <w:rPr>
          <w:color w:val="000000"/>
        </w:rPr>
        <w:t xml:space="preserve">s interest in the Property. </w:t>
      </w:r>
    </w:p>
    <w:p w14:paraId="2956AF6A" w14:textId="77777777" w:rsidR="00865816" w:rsidRDefault="00865816" w:rsidP="00865816">
      <w:pPr>
        <w:pStyle w:val="ListParagraph"/>
      </w:pPr>
    </w:p>
    <w:p w14:paraId="7D9432DF" w14:textId="77777777" w:rsidR="00865816" w:rsidRP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sidRPr="007D3287">
        <w:t xml:space="preserve">The Lessor represents to </w:t>
      </w:r>
      <w:r w:rsidR="002C5750">
        <w:t xml:space="preserve">the </w:t>
      </w:r>
      <w:r w:rsidRPr="007D3287">
        <w:t>Lender</w:t>
      </w:r>
      <w:r w:rsidR="002C5750">
        <w:t>s and the Administrative Agents</w:t>
      </w:r>
      <w:r w:rsidR="002C5750" w:rsidRPr="007D3287">
        <w:t xml:space="preserve"> </w:t>
      </w:r>
      <w:r w:rsidRPr="007D3287">
        <w:t>that</w:t>
      </w:r>
      <w:r w:rsidR="00B93227">
        <w:t>,</w:t>
      </w:r>
      <w:r w:rsidRPr="007D3287">
        <w:t xml:space="preserve"> as of the date hereof</w:t>
      </w:r>
      <w:r w:rsidR="00B93227">
        <w:t>,</w:t>
      </w:r>
      <w:r w:rsidRPr="007D3287">
        <w:t xml:space="preserve"> there exists no fee mortgage secured by the Property. Le</w:t>
      </w:r>
      <w:r>
        <w:t>ssor agrees that it will not, w</w:t>
      </w:r>
      <w:r w:rsidRPr="007D3287">
        <w:t xml:space="preserve">ithout the prior written consent of </w:t>
      </w:r>
      <w:r w:rsidR="00295F9B">
        <w:t xml:space="preserve">the </w:t>
      </w:r>
      <w:r w:rsidRPr="007D3287">
        <w:t>Lender</w:t>
      </w:r>
      <w:r w:rsidR="00295F9B">
        <w:t>s and the Administrative Agents</w:t>
      </w:r>
      <w:r w:rsidRPr="007D3287">
        <w:t>, create, grant or permit to be created or granted, or permit to remain, any additional mortgage, pledge, lien, encumbrance, option to purchase or charge, or security interest, or conditional sale or other title retention agreement, with respect to the fee.</w:t>
      </w:r>
    </w:p>
    <w:p w14:paraId="39708C26" w14:textId="77777777" w:rsidR="00865816" w:rsidRDefault="00865816" w:rsidP="00865816">
      <w:pPr>
        <w:pStyle w:val="ListParagraph"/>
      </w:pPr>
    </w:p>
    <w:p w14:paraId="2DBD6074" w14:textId="2A911A59" w:rsidR="00865816" w:rsidRPr="00865816" w:rsidRDefault="006D7FB1"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 xml:space="preserve">If a default shall occur under the Lease, </w:t>
      </w:r>
      <w:r w:rsidR="00B5197A">
        <w:t xml:space="preserve">the </w:t>
      </w:r>
      <w:r>
        <w:t>Lender</w:t>
      </w:r>
      <w:r w:rsidR="00B5197A">
        <w:t>s</w:t>
      </w:r>
      <w:r>
        <w:t xml:space="preserve"> shall have the right, but not the obligation, to pay such amounts and take such steps as required to cure such default and </w:t>
      </w:r>
      <w:r w:rsidR="00B5197A">
        <w:t xml:space="preserve">the </w:t>
      </w:r>
      <w:r>
        <w:t>Lender</w:t>
      </w:r>
      <w:r w:rsidR="00B5197A">
        <w:t>s</w:t>
      </w:r>
      <w:r>
        <w:t xml:space="preserve"> shall be provided with the same period of time as Lessee to cure such default, which time shall commence after Lessee’s time to cure has expired. </w:t>
      </w:r>
      <w:r w:rsidR="004D63B7" w:rsidRPr="007D3287">
        <w:t>If</w:t>
      </w:r>
      <w:r w:rsidR="004D63B7">
        <w:t xml:space="preserve"> </w:t>
      </w:r>
      <w:r w:rsidR="004D63B7" w:rsidRPr="007D3287">
        <w:t xml:space="preserve">the Lease shall terminate or be rejected prior to the </w:t>
      </w:r>
      <w:r w:rsidR="00201A5F">
        <w:t xml:space="preserve">expiration of the term thereof, including without limitation if the Lease is rejected in connection with a bankruptcy proceedings, </w:t>
      </w:r>
      <w:r w:rsidR="004D63B7" w:rsidRPr="007D3287">
        <w:t>Lessor shall enter into a new Lease for the Premises with Lender</w:t>
      </w:r>
      <w:r w:rsidR="00B5197A">
        <w:t>s, the Administrative Agents,</w:t>
      </w:r>
      <w:r w:rsidR="004D63B7" w:rsidRPr="007D3287">
        <w:t xml:space="preserve"> or </w:t>
      </w:r>
      <w:r w:rsidR="00B5197A">
        <w:t xml:space="preserve">their respective </w:t>
      </w:r>
      <w:r w:rsidR="004D63B7" w:rsidRPr="007D3287">
        <w:t>designees, for the remainder of</w:t>
      </w:r>
      <w:r w:rsidR="004D63B7">
        <w:t xml:space="preserve"> </w:t>
      </w:r>
      <w:r w:rsidR="004D63B7" w:rsidRPr="007D3287">
        <w:t>the term</w:t>
      </w:r>
      <w:r w:rsidR="00201A5F">
        <w:t>, including all extension options,</w:t>
      </w:r>
      <w:r w:rsidR="004D63B7" w:rsidRPr="007D3287">
        <w:t xml:space="preserve"> effective as of</w:t>
      </w:r>
      <w:r w:rsidR="004D63B7">
        <w:t xml:space="preserve"> </w:t>
      </w:r>
      <w:r w:rsidR="004D63B7" w:rsidRPr="007D3287">
        <w:t xml:space="preserve">the date of such termination, at the same rent and upon the same </w:t>
      </w:r>
      <w:r w:rsidR="004D63B7" w:rsidRPr="00865816">
        <w:rPr>
          <w:bCs/>
        </w:rPr>
        <w:t xml:space="preserve">terms, covenants </w:t>
      </w:r>
      <w:r w:rsidR="004D63B7" w:rsidRPr="00767484">
        <w:t xml:space="preserve">and conditions contained </w:t>
      </w:r>
      <w:ins w:id="26" w:author="Cristina Padrino" w:date="2026-02-12T12:06:00Z" w16du:dateUtc="2026-02-12T17:06:00Z">
        <w:r w:rsidR="00507A8D">
          <w:t>in the Original Lease</w:t>
        </w:r>
      </w:ins>
      <w:ins w:id="27" w:author="Cristina Padrino" w:date="2026-02-12T12:07:00Z" w16du:dateUtc="2026-02-12T17:07:00Z">
        <w:r w:rsidR="00507A8D">
          <w:t>,</w:t>
        </w:r>
      </w:ins>
      <w:ins w:id="28" w:author="Cristina Padrino" w:date="2026-02-12T12:06:00Z" w16du:dateUtc="2026-02-12T17:06:00Z">
        <w:r w:rsidR="00507A8D">
          <w:t xml:space="preserve"> as amended, </w:t>
        </w:r>
      </w:ins>
      <w:r w:rsidR="004D63B7" w:rsidRPr="00767484">
        <w:t xml:space="preserve">therein, on condition that: (a) </w:t>
      </w:r>
      <w:r w:rsidR="00305B4E">
        <w:t>the Administrative Agents, each acting as the administrative and collateral agent for the respective Lender,</w:t>
      </w:r>
      <w:r w:rsidR="00B5197A" w:rsidRPr="00767484">
        <w:t xml:space="preserve"> </w:t>
      </w:r>
      <w:r w:rsidR="004D63B7" w:rsidRPr="00767484">
        <w:t>shall make</w:t>
      </w:r>
      <w:r w:rsidR="00B5197A">
        <w:t xml:space="preserve"> a</w:t>
      </w:r>
      <w:r w:rsidR="004D63B7" w:rsidRPr="00767484">
        <w:t xml:space="preserve"> </w:t>
      </w:r>
      <w:r w:rsidR="004D63B7" w:rsidRPr="00865816">
        <w:rPr>
          <w:bCs/>
        </w:rPr>
        <w:t xml:space="preserve">written request for a new </w:t>
      </w:r>
      <w:r w:rsidR="00806632" w:rsidRPr="00865816">
        <w:rPr>
          <w:bCs/>
        </w:rPr>
        <w:t>l</w:t>
      </w:r>
      <w:r w:rsidR="004D63B7" w:rsidRPr="007D3287">
        <w:t xml:space="preserve">ease within one (1) month after it has received notification of a default; (b) </w:t>
      </w:r>
      <w:r w:rsidR="00AA499B">
        <w:t>the Lenders</w:t>
      </w:r>
      <w:r w:rsidR="004D63B7" w:rsidRPr="007D3287">
        <w:t xml:space="preserve"> shall have cured all defaults of Lessee </w:t>
      </w:r>
      <w:del w:id="29" w:author="Cristina Padrino" w:date="2026-02-12T12:07:00Z" w16du:dateUtc="2026-02-12T17:07:00Z">
        <w:r w:rsidR="004D63B7" w:rsidRPr="007D3287" w:rsidDel="00507A8D">
          <w:delText>(susceptible of being cured by Lender</w:delText>
        </w:r>
        <w:r w:rsidR="003D6056" w:rsidDel="00507A8D">
          <w:delText>s</w:delText>
        </w:r>
        <w:r w:rsidR="004D63B7" w:rsidRPr="007D3287" w:rsidDel="00507A8D">
          <w:delText>)</w:delText>
        </w:r>
      </w:del>
      <w:r w:rsidR="004D63B7" w:rsidRPr="007D3287">
        <w:t xml:space="preserve"> which r</w:t>
      </w:r>
      <w:r w:rsidR="004D63B7">
        <w:t>emain uncured as of the commenc</w:t>
      </w:r>
      <w:r w:rsidR="004D63B7" w:rsidRPr="007D3287">
        <w:t xml:space="preserve">ement date of the new </w:t>
      </w:r>
      <w:r w:rsidR="00806632">
        <w:t>l</w:t>
      </w:r>
      <w:r w:rsidR="004D63B7" w:rsidRPr="007D3287">
        <w:t xml:space="preserve">ease, and shall pay unpaid sums which would have been payable under the </w:t>
      </w:r>
      <w:ins w:id="30" w:author="Cristina Padrino" w:date="2026-02-12T12:12:00Z" w16du:dateUtc="2026-02-12T17:12:00Z">
        <w:r w:rsidR="00507A8D">
          <w:t xml:space="preserve">Original, as amended, </w:t>
        </w:r>
      </w:ins>
      <w:r w:rsidR="004D63B7" w:rsidRPr="007D3287">
        <w:t>Lease at time of new lease, but for such termination, and shall pay or cause to be paid to Lessor</w:t>
      </w:r>
      <w:r w:rsidR="00806632">
        <w:t>,</w:t>
      </w:r>
      <w:r w:rsidR="004D63B7" w:rsidRPr="007D3287">
        <w:t xml:space="preserve"> as of</w:t>
      </w:r>
      <w:r w:rsidR="004D63B7">
        <w:t xml:space="preserve"> </w:t>
      </w:r>
      <w:r w:rsidR="004D63B7" w:rsidRPr="007D3287">
        <w:t>that date</w:t>
      </w:r>
      <w:r w:rsidR="00806632">
        <w:t>,</w:t>
      </w:r>
      <w:r w:rsidR="004D63B7" w:rsidRPr="007D3287">
        <w:t xml:space="preserve"> all reasonable expenses incurred by Lessor </w:t>
      </w:r>
      <w:ins w:id="31" w:author="Cristina Padrino" w:date="2026-02-12T12:16:00Z" w16du:dateUtc="2026-02-12T17:16:00Z">
        <w:r w:rsidR="00292B31">
          <w:t xml:space="preserve">including Lessor’s reasonable attorney’s </w:t>
        </w:r>
      </w:ins>
      <w:ins w:id="32" w:author="Cristina Padrino" w:date="2026-02-12T12:17:00Z" w16du:dateUtc="2026-02-12T17:17:00Z">
        <w:r w:rsidR="00292B31">
          <w:t xml:space="preserve">fees </w:t>
        </w:r>
      </w:ins>
      <w:r w:rsidR="004D63B7" w:rsidRPr="007D3287">
        <w:t xml:space="preserve">in </w:t>
      </w:r>
      <w:r w:rsidR="004D63B7" w:rsidRPr="007D3287">
        <w:lastRenderedPageBreak/>
        <w:t>connection with any such default and termination, as well as in connection with the execution and delivery of</w:t>
      </w:r>
      <w:r w:rsidR="004D63B7">
        <w:t xml:space="preserve"> </w:t>
      </w:r>
      <w:r w:rsidR="004D63B7" w:rsidRPr="007D3287">
        <w:t xml:space="preserve">the new </w:t>
      </w:r>
      <w:r w:rsidR="00806632">
        <w:t>l</w:t>
      </w:r>
      <w:r w:rsidR="004D63B7" w:rsidRPr="007D3287">
        <w:t>ease to Lender</w:t>
      </w:r>
      <w:r w:rsidR="003D6056">
        <w:t>s, the Administrative Agents,</w:t>
      </w:r>
      <w:r w:rsidR="004D63B7" w:rsidRPr="007D3287">
        <w:t xml:space="preserve"> or </w:t>
      </w:r>
      <w:r w:rsidR="003D6056">
        <w:t xml:space="preserve">their respective </w:t>
      </w:r>
      <w:r w:rsidR="004D63B7" w:rsidRPr="007D3287">
        <w:t>designees.</w:t>
      </w:r>
      <w:r w:rsidR="004D63B7">
        <w:t xml:space="preserve"> If Lender</w:t>
      </w:r>
      <w:r w:rsidR="003D6056">
        <w:t>s</w:t>
      </w:r>
      <w:r w:rsidR="004D63B7">
        <w:t xml:space="preserve"> </w:t>
      </w:r>
      <w:r w:rsidR="003D6056">
        <w:t>are</w:t>
      </w:r>
      <w:r w:rsidR="004D63B7">
        <w:t xml:space="preserve"> issued a new lease pursuant to the terms of this section, </w:t>
      </w:r>
      <w:r w:rsidR="000731F0">
        <w:t>Lessor</w:t>
      </w:r>
      <w:r w:rsidR="004D63B7">
        <w:t xml:space="preserve"> agrees that any judgments, claims or lawsuits obtained against the Lender</w:t>
      </w:r>
      <w:r w:rsidR="00FD3E58">
        <w:t>s</w:t>
      </w:r>
      <w:r w:rsidR="004D63B7">
        <w:t xml:space="preserve"> </w:t>
      </w:r>
      <w:r w:rsidR="00FD3E58">
        <w:t xml:space="preserve">and/or the Administrative Agents </w:t>
      </w:r>
      <w:r w:rsidR="004D63B7">
        <w:t>shall be satisfied solely out of the Lender</w:t>
      </w:r>
      <w:r w:rsidR="00BA6531">
        <w:t>s’ and/or Administrative Agents’</w:t>
      </w:r>
      <w:r w:rsidR="004D63B7">
        <w:t xml:space="preserve"> interest in the Premises.</w:t>
      </w:r>
    </w:p>
    <w:p w14:paraId="552A0307" w14:textId="77777777" w:rsidR="00865816" w:rsidRPr="00865816" w:rsidRDefault="00865816" w:rsidP="00865816">
      <w:pPr>
        <w:pStyle w:val="ListParagraph"/>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47C308EC" w14:textId="77777777" w:rsidR="00865816" w:rsidRPr="00865816" w:rsidRDefault="000731F0"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Lessor</w:t>
      </w:r>
      <w:r w:rsidR="008875F4" w:rsidRPr="000065ED">
        <w:t xml:space="preserve"> hereby recognizes </w:t>
      </w:r>
      <w:r w:rsidR="004F4DC9">
        <w:t>Leasehold Mortgagee</w:t>
      </w:r>
      <w:r w:rsidR="008875F4" w:rsidRPr="000065ED">
        <w:t xml:space="preserve"> as a “Leasehold </w:t>
      </w:r>
      <w:r w:rsidR="004F4DC9">
        <w:t>Mortgagee</w:t>
      </w:r>
      <w:r w:rsidR="008875F4" w:rsidRPr="000065ED">
        <w:t xml:space="preserve">” as defined in the Lease, for all purposes under the Lease, and waives any requirement pursuant to the Lease that it receive a separate notice of the Mortgage, with the </w:t>
      </w:r>
      <w:r>
        <w:t>Lessor</w:t>
      </w:r>
      <w:r w:rsidR="008875F4" w:rsidRPr="000065ED">
        <w:t xml:space="preserve"> acknowledging that this Certificate shall constitute receipt of the </w:t>
      </w:r>
      <w:r w:rsidR="004F4DC9">
        <w:t>notice required to be delivered to Lessor to cause Leasehold Mortgagee to constitute a Mortgagee</w:t>
      </w:r>
      <w:r w:rsidR="008875F4" w:rsidRPr="000065ED">
        <w:t xml:space="preserve">. </w:t>
      </w:r>
      <w:r w:rsidR="004F4DC9">
        <w:t>Lessor</w:t>
      </w:r>
      <w:r w:rsidR="004F4DC9" w:rsidRPr="000065ED">
        <w:t xml:space="preserve"> hereby recognizes </w:t>
      </w:r>
      <w:r w:rsidR="004F4DC9">
        <w:t>Mezzanine Lender</w:t>
      </w:r>
      <w:r w:rsidR="004F4DC9" w:rsidRPr="000065ED">
        <w:t xml:space="preserve"> as a “</w:t>
      </w:r>
      <w:r w:rsidR="004F4DC9">
        <w:t>Lender</w:t>
      </w:r>
      <w:r w:rsidR="004F4DC9" w:rsidRPr="000065ED">
        <w:t xml:space="preserve">” for all purposes under the Lease, and waives any requirement pursuant to the Lease that it receive a separate notice of the </w:t>
      </w:r>
      <w:r w:rsidR="004F4DC9">
        <w:t>Mezzanine Loan</w:t>
      </w:r>
      <w:r w:rsidR="004F4DC9" w:rsidRPr="000065ED">
        <w:t xml:space="preserve">, with the </w:t>
      </w:r>
      <w:r w:rsidR="004F4DC9">
        <w:t>Lessor</w:t>
      </w:r>
      <w:r w:rsidR="004F4DC9" w:rsidRPr="000065ED">
        <w:t xml:space="preserve"> acknowledging that this Certificate shall constitute receipt of the </w:t>
      </w:r>
      <w:r w:rsidR="004F4DC9">
        <w:t>notice required to be delivered to Lessor to cause Mezzanine Lender to constitute a Mezzanine Lender</w:t>
      </w:r>
      <w:r w:rsidR="004F4DC9" w:rsidRPr="000065ED">
        <w:t xml:space="preserve">. </w:t>
      </w:r>
      <w:r>
        <w:t>Lessor</w:t>
      </w:r>
      <w:r w:rsidR="008875F4" w:rsidRPr="000065ED">
        <w:t xml:space="preserve"> consents to the execution and delivery by </w:t>
      </w:r>
      <w:r>
        <w:t>Lessee</w:t>
      </w:r>
      <w:r w:rsidR="008875F4" w:rsidRPr="000065ED">
        <w:t xml:space="preserve"> to </w:t>
      </w:r>
      <w:r w:rsidR="00DA584E">
        <w:t>Mortgage Loan Administrative Agent</w:t>
      </w:r>
      <w:r w:rsidR="008875F4" w:rsidRPr="000065ED">
        <w:t xml:space="preserve"> of the Mortgage covering </w:t>
      </w:r>
      <w:r>
        <w:t>Lessee</w:t>
      </w:r>
      <w:r w:rsidR="008875F4" w:rsidRPr="000065ED">
        <w:t xml:space="preserve">’s leasehold interest in and to the Property and the recording of same in the applicable real property records. </w:t>
      </w:r>
      <w:r>
        <w:t>Lessor</w:t>
      </w:r>
      <w:r w:rsidR="008875F4" w:rsidRPr="000065ED">
        <w:t xml:space="preserve"> also consents to the execution and delivery by </w:t>
      </w:r>
      <w:r>
        <w:t>Lessee</w:t>
      </w:r>
      <w:r w:rsidR="008875F4" w:rsidRPr="000065ED">
        <w:t xml:space="preserve">, and the filing and/or recording in the appropriate public records, of such additional documents and instruments as </w:t>
      </w:r>
      <w:r w:rsidR="00DA584E">
        <w:t xml:space="preserve">the </w:t>
      </w:r>
      <w:r w:rsidR="008875F4" w:rsidRPr="000065ED">
        <w:t>Lender</w:t>
      </w:r>
      <w:r w:rsidR="00DA584E">
        <w:t>s and/or the Administrative Agents</w:t>
      </w:r>
      <w:r w:rsidR="00DA584E" w:rsidRPr="000065ED">
        <w:t xml:space="preserve"> </w:t>
      </w:r>
      <w:r w:rsidR="008875F4" w:rsidRPr="000065ED">
        <w:t xml:space="preserve">may deem necessary or desirable to establish, perfect and maintain a lien upon and against </w:t>
      </w:r>
      <w:r>
        <w:t>Lessee</w:t>
      </w:r>
      <w:r w:rsidR="008875F4" w:rsidRPr="000065ED">
        <w:t xml:space="preserve">’s leasehold interests in the Property, including, but not limited to, Uniform Commercial Code financing statements and such other documents, instruments and agreements as </w:t>
      </w:r>
      <w:r w:rsidR="00DA584E">
        <w:t xml:space="preserve">the </w:t>
      </w:r>
      <w:r w:rsidR="008875F4" w:rsidRPr="000065ED">
        <w:t>Lender</w:t>
      </w:r>
      <w:r w:rsidR="00DA584E">
        <w:t>s and/or the</w:t>
      </w:r>
      <w:r w:rsidR="00DA584E" w:rsidRPr="00DA584E">
        <w:t xml:space="preserve"> </w:t>
      </w:r>
      <w:r w:rsidR="00DA584E">
        <w:t>Administrative Agents</w:t>
      </w:r>
      <w:r w:rsidR="008875F4" w:rsidRPr="000065ED">
        <w:t xml:space="preserve"> may deem necessary or desirable in connection with the creation, grant, maintenance, renewal, extension, modification or enforcement of the lien. </w:t>
      </w:r>
      <w:r w:rsidR="004F4DC9">
        <w:t xml:space="preserve"> Lessor hereby consents to the making of the Mezzanine Loan, and the exercise by Mezzanine Lender of its rights and remedies under the </w:t>
      </w:r>
      <w:proofErr w:type="spellStart"/>
      <w:r w:rsidR="004F4DC9">
        <w:t>Mezznaine</w:t>
      </w:r>
      <w:proofErr w:type="spellEnd"/>
      <w:r w:rsidR="004F4DC9">
        <w:t xml:space="preserve"> Loan </w:t>
      </w:r>
      <w:proofErr w:type="gramStart"/>
      <w:r w:rsidR="008875F4" w:rsidRPr="000065ED">
        <w:t>The</w:t>
      </w:r>
      <w:proofErr w:type="gramEnd"/>
      <w:r w:rsidR="008875F4" w:rsidRPr="000065ED">
        <w:t xml:space="preserve"> </w:t>
      </w:r>
      <w:r w:rsidR="00DA584E">
        <w:t>Lenders’</w:t>
      </w:r>
      <w:r w:rsidR="008875F4" w:rsidRPr="000065ED">
        <w:t xml:space="preserve"> lien on the </w:t>
      </w:r>
      <w:r>
        <w:t>Lessee</w:t>
      </w:r>
      <w:r w:rsidR="008875F4" w:rsidRPr="000065ED">
        <w:t xml:space="preserve">’s personal property located at the Premises shall be superior to that of the </w:t>
      </w:r>
      <w:r>
        <w:t>Lessor</w:t>
      </w:r>
      <w:r w:rsidR="008875F4" w:rsidRPr="000065ED">
        <w:t xml:space="preserve">’s. </w:t>
      </w:r>
      <w:r>
        <w:t>Lessor</w:t>
      </w:r>
      <w:r w:rsidR="008875F4" w:rsidRPr="000065ED">
        <w:t xml:space="preserve"> will not recognize any other mortgage as a Leasehold Mortgage </w:t>
      </w:r>
      <w:r w:rsidR="0024057D">
        <w:t xml:space="preserve">(as defined in the Lease) </w:t>
      </w:r>
      <w:r w:rsidR="008875F4" w:rsidRPr="000065ED">
        <w:t xml:space="preserve">until such time as the </w:t>
      </w:r>
      <w:r w:rsidR="0024057D">
        <w:t>L</w:t>
      </w:r>
      <w:r w:rsidR="008875F4" w:rsidRPr="000065ED">
        <w:t xml:space="preserve">oan to the Lender has been satisfied in full. </w:t>
      </w:r>
    </w:p>
    <w:p w14:paraId="203A165C" w14:textId="77777777" w:rsidR="00865816" w:rsidRPr="00865816" w:rsidRDefault="00865816" w:rsidP="00865816">
      <w:pPr>
        <w:pStyle w:val="ListParagraph"/>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6F788BFB" w14:textId="77777777" w:rsidR="0024057D" w:rsidRPr="00865816" w:rsidRDefault="008875F4"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proofErr w:type="gramStart"/>
      <w:r w:rsidRPr="000065ED">
        <w:t>All of</w:t>
      </w:r>
      <w:proofErr w:type="gramEnd"/>
      <w:r w:rsidRPr="000065ED">
        <w:t xml:space="preserve"> the </w:t>
      </w:r>
      <w:r>
        <w:t>L</w:t>
      </w:r>
      <w:r w:rsidRPr="000065ED">
        <w:t xml:space="preserve">easehold </w:t>
      </w:r>
      <w:r>
        <w:t>M</w:t>
      </w:r>
      <w:r w:rsidRPr="000065ED">
        <w:t xml:space="preserve">ortgage protection provisions contained in the Lease, including, but not limited to, </w:t>
      </w:r>
      <w:r w:rsidR="004F4DC9">
        <w:t>Article 11,</w:t>
      </w:r>
      <w:r w:rsidRPr="000065ED">
        <w:t xml:space="preserve"> and all other provisions inuring to the benefit of leasehold mortgagees or their successors and assigns are hereby incorporated into this agreement by reference and restated and confirmed by </w:t>
      </w:r>
      <w:r w:rsidR="000731F0">
        <w:t>Lessor</w:t>
      </w:r>
      <w:r w:rsidRPr="000065ED">
        <w:t xml:space="preserve"> for the benefit of </w:t>
      </w:r>
      <w:r w:rsidR="004F4DC9">
        <w:t>Leasehold Mortgagee</w:t>
      </w:r>
      <w:r w:rsidRPr="000065ED">
        <w:t xml:space="preserve">, its successors and assigns. Unless otherwise notified by </w:t>
      </w:r>
      <w:r w:rsidR="00865816">
        <w:t>L</w:t>
      </w:r>
      <w:r w:rsidR="00865816" w:rsidRPr="000065ED">
        <w:t xml:space="preserve">easehold </w:t>
      </w:r>
      <w:r w:rsidR="00865816">
        <w:t>M</w:t>
      </w:r>
      <w:r w:rsidR="00865816" w:rsidRPr="000065ED">
        <w:t>ortgage</w:t>
      </w:r>
      <w:r w:rsidR="00865816">
        <w:t>e</w:t>
      </w:r>
      <w:r w:rsidRPr="000065ED">
        <w:t xml:space="preserve">, all notices to </w:t>
      </w:r>
      <w:r w:rsidR="000145BA">
        <w:t>Leasehold Mortgagee</w:t>
      </w:r>
      <w:r w:rsidRPr="000065ED">
        <w:t xml:space="preserve"> </w:t>
      </w:r>
      <w:r w:rsidR="004F0662">
        <w:t xml:space="preserve">and Mortgage Loan Administrative Agent </w:t>
      </w:r>
      <w:r w:rsidRPr="000065ED">
        <w:t>shall be sent to the following address</w:t>
      </w:r>
      <w:r w:rsidR="00C83AA8">
        <w:t>es</w:t>
      </w:r>
      <w:r w:rsidRPr="000065ED">
        <w:t xml:space="preserve">: </w:t>
      </w:r>
    </w:p>
    <w:p w14:paraId="7E9EFDBD"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347928AF" w14:textId="77777777" w:rsidR="00D865C2" w:rsidRDefault="00D865C2"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caps/>
          <w:noProof/>
        </w:rPr>
        <w:tab/>
      </w:r>
      <w:r>
        <w:rPr>
          <w:noProof/>
        </w:rPr>
        <w:t>Mortgage Loan Administrative Agent:</w:t>
      </w:r>
    </w:p>
    <w:p w14:paraId="271A8024" w14:textId="77777777" w:rsidR="00D865C2" w:rsidRDefault="00D865C2"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3EB2B241" w14:textId="77777777" w:rsidR="00D54966" w:rsidRDefault="002C7CBB" w:rsidP="00D54966">
      <w:pPr>
        <w:widowControl w:val="0"/>
        <w:ind w:left="1440" w:firstLine="720"/>
        <w:outlineLvl w:val="0"/>
      </w:pPr>
      <w:r>
        <w:t xml:space="preserve">6075 </w:t>
      </w:r>
      <w:r w:rsidR="00D865C2">
        <w:t xml:space="preserve">Sunset Dr </w:t>
      </w:r>
      <w:r>
        <w:t>1 LLC</w:t>
      </w:r>
    </w:p>
    <w:p w14:paraId="686D44E6" w14:textId="77777777" w:rsidR="00D54966" w:rsidRPr="00FF307B" w:rsidRDefault="00D54966" w:rsidP="00D54966">
      <w:pPr>
        <w:widowControl w:val="0"/>
        <w:ind w:left="1440" w:firstLine="720"/>
        <w:outlineLvl w:val="0"/>
      </w:pPr>
      <w:r>
        <w:t>520 Madison Avenue, Suite 3501</w:t>
      </w:r>
    </w:p>
    <w:p w14:paraId="42F90ADD" w14:textId="77777777" w:rsidR="00D54966" w:rsidRDefault="00D54966" w:rsidP="00D54966">
      <w:pPr>
        <w:widowControl w:val="0"/>
        <w:ind w:left="1440" w:firstLine="720"/>
        <w:outlineLvl w:val="0"/>
      </w:pPr>
      <w:r w:rsidRPr="00FF307B">
        <w:t>New York, New York 10022</w:t>
      </w:r>
    </w:p>
    <w:p w14:paraId="67229BEC" w14:textId="77777777" w:rsidR="00D54966" w:rsidRPr="00FF307B" w:rsidRDefault="00D54966" w:rsidP="00D54966">
      <w:pPr>
        <w:widowControl w:val="0"/>
        <w:ind w:left="2160"/>
        <w:outlineLvl w:val="0"/>
      </w:pPr>
      <w:r>
        <w:t xml:space="preserve">Attn.: Brian Shatz &amp; Joshua </w:t>
      </w:r>
      <w:proofErr w:type="spellStart"/>
      <w:r>
        <w:t>Zegen</w:t>
      </w:r>
      <w:proofErr w:type="spellEnd"/>
    </w:p>
    <w:p w14:paraId="35C48C32"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EAEE9BE" w14:textId="77777777" w:rsidR="00A77A9A" w:rsidRDefault="00865816" w:rsidP="00865816">
      <w:pPr>
        <w:widowControl w:val="0"/>
        <w:outlineLvl w:val="0"/>
      </w:pPr>
      <w:r>
        <w:tab/>
      </w:r>
      <w:r>
        <w:tab/>
      </w:r>
    </w:p>
    <w:p w14:paraId="6DD032C5" w14:textId="77777777" w:rsidR="00A77A9A" w:rsidRDefault="00A77A9A" w:rsidP="00865816">
      <w:pPr>
        <w:widowControl w:val="0"/>
        <w:outlineLvl w:val="0"/>
      </w:pPr>
    </w:p>
    <w:p w14:paraId="042C30C9" w14:textId="77777777" w:rsidR="00A77A9A" w:rsidRDefault="00A77A9A" w:rsidP="00865816">
      <w:pPr>
        <w:widowControl w:val="0"/>
        <w:outlineLvl w:val="0"/>
      </w:pPr>
    </w:p>
    <w:p w14:paraId="50431D60" w14:textId="6738AC05" w:rsidR="00865816" w:rsidRDefault="00865816" w:rsidP="00A77A9A">
      <w:pPr>
        <w:widowControl w:val="0"/>
        <w:ind w:left="720" w:firstLine="720"/>
        <w:outlineLvl w:val="0"/>
      </w:pPr>
      <w:r>
        <w:t>With a copy to:</w:t>
      </w:r>
    </w:p>
    <w:p w14:paraId="39CAC318" w14:textId="77777777" w:rsidR="00865816" w:rsidRPr="00FF307B" w:rsidRDefault="00865816" w:rsidP="00865816">
      <w:pPr>
        <w:widowControl w:val="0"/>
        <w:outlineLvl w:val="0"/>
      </w:pPr>
    </w:p>
    <w:p w14:paraId="32AB33AE" w14:textId="77777777" w:rsidR="00865816" w:rsidRPr="00507A8D" w:rsidRDefault="00865816" w:rsidP="00865816">
      <w:pPr>
        <w:pStyle w:val="BodyIndent10"/>
        <w:widowControl w:val="0"/>
        <w:spacing w:before="0"/>
        <w:rPr>
          <w:lang w:val="fr-FR"/>
        </w:rPr>
      </w:pPr>
      <w:r>
        <w:tab/>
      </w:r>
      <w:r w:rsidRPr="00507A8D">
        <w:rPr>
          <w:lang w:val="fr-FR"/>
        </w:rPr>
        <w:t>Kriss &amp; Feuerstein LLP</w:t>
      </w:r>
    </w:p>
    <w:p w14:paraId="6CEA6A62" w14:textId="77777777" w:rsidR="00865816" w:rsidRPr="00507A8D" w:rsidRDefault="00865816" w:rsidP="00865816">
      <w:pPr>
        <w:widowControl w:val="0"/>
        <w:ind w:left="1440" w:firstLine="720"/>
        <w:rPr>
          <w:lang w:val="fr-FR"/>
        </w:rPr>
      </w:pPr>
      <w:r w:rsidRPr="00507A8D">
        <w:rPr>
          <w:lang w:val="fr-FR"/>
        </w:rPr>
        <w:t>360 Lexington Avenue, Suite 1200</w:t>
      </w:r>
    </w:p>
    <w:p w14:paraId="78001913" w14:textId="77777777" w:rsidR="00865816" w:rsidRPr="00FF307B" w:rsidRDefault="00865816" w:rsidP="00865816">
      <w:pPr>
        <w:widowControl w:val="0"/>
        <w:ind w:left="1440" w:firstLine="720"/>
      </w:pPr>
      <w:r w:rsidRPr="00FF307B">
        <w:t>New York, New York 10017</w:t>
      </w:r>
    </w:p>
    <w:p w14:paraId="36CEE843" w14:textId="77777777" w:rsidR="00865816" w:rsidRDefault="00865816" w:rsidP="00865816">
      <w:pPr>
        <w:widowControl w:val="0"/>
        <w:ind w:left="1440" w:firstLine="720"/>
      </w:pPr>
      <w:r w:rsidRPr="00FF307B">
        <w:t>Attn: Jerold C. Feuerstein, Esq.</w:t>
      </w:r>
    </w:p>
    <w:p w14:paraId="3AB11DA5"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37CB0B79" w14:textId="77777777" w:rsidR="00D865C2" w:rsidRDefault="00380E34" w:rsidP="00D865C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noProof/>
        </w:rPr>
        <w:tab/>
      </w:r>
      <w:r w:rsidR="00D865C2">
        <w:rPr>
          <w:noProof/>
        </w:rPr>
        <w:t>Leasehold Mortgagee:</w:t>
      </w:r>
    </w:p>
    <w:p w14:paraId="0383F435" w14:textId="77777777" w:rsidR="00D865C2" w:rsidRDefault="00D865C2" w:rsidP="00D865C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783C4129" w14:textId="77777777" w:rsidR="00D865C2" w:rsidRDefault="00D865C2" w:rsidP="00D865C2">
      <w:pPr>
        <w:widowControl w:val="0"/>
        <w:ind w:left="1440" w:firstLine="720"/>
        <w:outlineLvl w:val="0"/>
      </w:pPr>
      <w:r>
        <w:t>6075 Sunset Dr 1 LLC</w:t>
      </w:r>
    </w:p>
    <w:p w14:paraId="3A9CACAB" w14:textId="77777777" w:rsidR="00D865C2" w:rsidRPr="00FF307B" w:rsidRDefault="00D865C2" w:rsidP="00D865C2">
      <w:pPr>
        <w:widowControl w:val="0"/>
        <w:ind w:left="1440" w:firstLine="720"/>
        <w:outlineLvl w:val="0"/>
      </w:pPr>
      <w:r>
        <w:t>520 Madison Avenue, Suite 3501</w:t>
      </w:r>
    </w:p>
    <w:p w14:paraId="2798EFD1" w14:textId="77777777" w:rsidR="00D865C2" w:rsidRDefault="00D865C2" w:rsidP="00D865C2">
      <w:pPr>
        <w:widowControl w:val="0"/>
        <w:ind w:left="1440" w:firstLine="720"/>
        <w:outlineLvl w:val="0"/>
      </w:pPr>
      <w:r w:rsidRPr="00FF307B">
        <w:t>New York, New York 10022</w:t>
      </w:r>
    </w:p>
    <w:p w14:paraId="3134FAA5" w14:textId="77777777" w:rsidR="00D865C2" w:rsidRPr="00FF307B" w:rsidRDefault="00D865C2" w:rsidP="00D865C2">
      <w:pPr>
        <w:widowControl w:val="0"/>
        <w:ind w:left="2160"/>
        <w:outlineLvl w:val="0"/>
      </w:pPr>
      <w:r>
        <w:t xml:space="preserve">Attn.: Brian Shatz &amp; Joshua </w:t>
      </w:r>
      <w:proofErr w:type="spellStart"/>
      <w:r>
        <w:t>Zegen</w:t>
      </w:r>
      <w:proofErr w:type="spellEnd"/>
    </w:p>
    <w:p w14:paraId="58805DFD" w14:textId="77777777" w:rsidR="00D865C2" w:rsidRDefault="00D865C2" w:rsidP="00D865C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4FA288C7" w14:textId="77777777" w:rsidR="000E5837" w:rsidRDefault="000E5837" w:rsidP="000E5837">
      <w:pPr>
        <w:widowControl w:val="0"/>
        <w:outlineLvl w:val="0"/>
      </w:pPr>
      <w:r>
        <w:tab/>
      </w:r>
      <w:r>
        <w:tab/>
        <w:t>With a copy to:</w:t>
      </w:r>
    </w:p>
    <w:p w14:paraId="29661A47" w14:textId="77777777" w:rsidR="000E5837" w:rsidRPr="00FF307B" w:rsidRDefault="000E5837" w:rsidP="000E5837">
      <w:pPr>
        <w:widowControl w:val="0"/>
        <w:outlineLvl w:val="0"/>
      </w:pPr>
    </w:p>
    <w:p w14:paraId="4D0AE36B" w14:textId="77777777" w:rsidR="000E5837" w:rsidRPr="00FF307B" w:rsidRDefault="000E5837" w:rsidP="000E5837">
      <w:pPr>
        <w:pStyle w:val="BodyIndent10"/>
        <w:widowControl w:val="0"/>
        <w:spacing w:before="0"/>
      </w:pPr>
      <w:r>
        <w:tab/>
      </w:r>
      <w:r w:rsidRPr="00FF307B">
        <w:t>Kriss &amp; Feuerstein LLP</w:t>
      </w:r>
    </w:p>
    <w:p w14:paraId="35C3609B" w14:textId="77777777" w:rsidR="000E5837" w:rsidRPr="00FF307B" w:rsidRDefault="000E5837" w:rsidP="000E5837">
      <w:pPr>
        <w:widowControl w:val="0"/>
        <w:ind w:left="1440" w:firstLine="720"/>
      </w:pPr>
      <w:r w:rsidRPr="00FF307B">
        <w:t>360 Lexington Avenue, Suite 1200</w:t>
      </w:r>
    </w:p>
    <w:p w14:paraId="235DE0E5" w14:textId="77777777" w:rsidR="000E5837" w:rsidRPr="00FF307B" w:rsidRDefault="000E5837" w:rsidP="000E5837">
      <w:pPr>
        <w:widowControl w:val="0"/>
        <w:ind w:left="1440" w:firstLine="720"/>
      </w:pPr>
      <w:r w:rsidRPr="00FF307B">
        <w:t>New York, New York 10017</w:t>
      </w:r>
    </w:p>
    <w:p w14:paraId="638968B6" w14:textId="77777777" w:rsidR="000E5837" w:rsidRDefault="000E5837" w:rsidP="000E5837">
      <w:pPr>
        <w:widowControl w:val="0"/>
        <w:ind w:left="1440" w:firstLine="720"/>
      </w:pPr>
      <w:r w:rsidRPr="00FF307B">
        <w:t>Attn: Jerold C. Feuerstein, Esq.</w:t>
      </w:r>
    </w:p>
    <w:p w14:paraId="2982FED0" w14:textId="77777777" w:rsidR="004F4DC9" w:rsidRDefault="004F4DC9"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21762C3C" w14:textId="77777777" w:rsidR="004F4DC9" w:rsidRDefault="004F4DC9" w:rsidP="00865816">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jc w:val="both"/>
      </w:pPr>
      <w:proofErr w:type="gramStart"/>
      <w:r w:rsidRPr="000065ED">
        <w:t>All of</w:t>
      </w:r>
      <w:proofErr w:type="gramEnd"/>
      <w:r w:rsidRPr="000065ED">
        <w:t xml:space="preserve"> the </w:t>
      </w:r>
      <w:r w:rsidR="000145BA">
        <w:t>Mezzanine Lender</w:t>
      </w:r>
      <w:r w:rsidRPr="000065ED">
        <w:t xml:space="preserve"> protection provisions contained in the Lease and all other provisions </w:t>
      </w:r>
      <w:proofErr w:type="gramStart"/>
      <w:r w:rsidRPr="000065ED">
        <w:t>inuring</w:t>
      </w:r>
      <w:proofErr w:type="gramEnd"/>
      <w:r w:rsidRPr="000065ED">
        <w:t xml:space="preserve"> to the benefit of </w:t>
      </w:r>
      <w:r w:rsidR="000145BA">
        <w:t>mezzanine lender</w:t>
      </w:r>
      <w:r w:rsidRPr="000065ED">
        <w:t xml:space="preserve"> or their successors and assigns are hereby incorporated into this agreement by reference and restated and confirmed by </w:t>
      </w:r>
      <w:r>
        <w:t>Lessor</w:t>
      </w:r>
      <w:r w:rsidRPr="000065ED">
        <w:t xml:space="preserve"> for the benefit of </w:t>
      </w:r>
      <w:r w:rsidR="000145BA">
        <w:t>Mezzanine Lender</w:t>
      </w:r>
      <w:r w:rsidRPr="000065ED">
        <w:t xml:space="preserve">, its successors and assigns. Unless otherwise notified by </w:t>
      </w:r>
      <w:r w:rsidR="00F12B64">
        <w:t xml:space="preserve">Mezzanine </w:t>
      </w:r>
      <w:r w:rsidRPr="000065ED">
        <w:t xml:space="preserve">Lender, all notices to </w:t>
      </w:r>
      <w:r w:rsidR="000145BA">
        <w:t xml:space="preserve">Mezzanine </w:t>
      </w:r>
      <w:r w:rsidRPr="000065ED">
        <w:t xml:space="preserve">Lender </w:t>
      </w:r>
      <w:r w:rsidR="00F12B64">
        <w:t xml:space="preserve">and Mezzanine Loan Administrative Agent </w:t>
      </w:r>
      <w:r w:rsidRPr="000065ED">
        <w:t>shall be sent to the following address</w:t>
      </w:r>
      <w:r w:rsidR="00C83AA8">
        <w:t>es</w:t>
      </w:r>
      <w:r w:rsidRPr="000065ED">
        <w:t xml:space="preserve">: </w:t>
      </w:r>
    </w:p>
    <w:p w14:paraId="4D8BB5E4" w14:textId="77777777" w:rsidR="000145BA" w:rsidRDefault="000145BA" w:rsidP="00865816">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ind w:left="720"/>
        <w:jc w:val="both"/>
      </w:pPr>
    </w:p>
    <w:p w14:paraId="03CDB93C"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caps/>
          <w:noProof/>
        </w:rPr>
        <w:tab/>
      </w:r>
      <w:r w:rsidR="00F30133">
        <w:rPr>
          <w:noProof/>
        </w:rPr>
        <w:t>Mezzanine</w:t>
      </w:r>
      <w:r>
        <w:rPr>
          <w:noProof/>
        </w:rPr>
        <w:t xml:space="preserve"> Loan Administrative Agent:</w:t>
      </w:r>
    </w:p>
    <w:p w14:paraId="0647D844"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0D40554A" w14:textId="77777777" w:rsidR="002846E8" w:rsidRDefault="002846E8" w:rsidP="002846E8">
      <w:pPr>
        <w:widowControl w:val="0"/>
        <w:ind w:left="1440" w:firstLine="720"/>
        <w:outlineLvl w:val="0"/>
      </w:pPr>
      <w:r>
        <w:t xml:space="preserve">6075 Sunset Dr </w:t>
      </w:r>
      <w:r w:rsidR="00F30133">
        <w:t>2</w:t>
      </w:r>
      <w:r>
        <w:t xml:space="preserve"> LLC</w:t>
      </w:r>
    </w:p>
    <w:p w14:paraId="7814AE47" w14:textId="77777777" w:rsidR="002846E8" w:rsidRPr="00FF307B" w:rsidRDefault="002846E8" w:rsidP="002846E8">
      <w:pPr>
        <w:widowControl w:val="0"/>
        <w:ind w:left="1440" w:firstLine="720"/>
        <w:outlineLvl w:val="0"/>
      </w:pPr>
      <w:r>
        <w:t>520 Madison Avenue, Suite 3501</w:t>
      </w:r>
    </w:p>
    <w:p w14:paraId="4C6ED50D" w14:textId="77777777" w:rsidR="002846E8" w:rsidRDefault="002846E8" w:rsidP="002846E8">
      <w:pPr>
        <w:widowControl w:val="0"/>
        <w:ind w:left="1440" w:firstLine="720"/>
        <w:outlineLvl w:val="0"/>
      </w:pPr>
      <w:r w:rsidRPr="00FF307B">
        <w:t>New York, New York 10022</w:t>
      </w:r>
    </w:p>
    <w:p w14:paraId="52F025EB" w14:textId="77777777" w:rsidR="002846E8" w:rsidRPr="00FF307B" w:rsidRDefault="002846E8" w:rsidP="002846E8">
      <w:pPr>
        <w:widowControl w:val="0"/>
        <w:ind w:left="2160"/>
        <w:outlineLvl w:val="0"/>
      </w:pPr>
      <w:r>
        <w:t xml:space="preserve">Attn.: Brian Shatz &amp; Joshua </w:t>
      </w:r>
      <w:proofErr w:type="spellStart"/>
      <w:r>
        <w:t>Zegen</w:t>
      </w:r>
      <w:proofErr w:type="spellEnd"/>
    </w:p>
    <w:p w14:paraId="61EB8C2D"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246D7217" w14:textId="77777777" w:rsidR="002846E8" w:rsidRDefault="002846E8" w:rsidP="002846E8">
      <w:pPr>
        <w:widowControl w:val="0"/>
        <w:outlineLvl w:val="0"/>
      </w:pPr>
      <w:r>
        <w:tab/>
      </w:r>
      <w:r>
        <w:tab/>
        <w:t>With a copy to:</w:t>
      </w:r>
    </w:p>
    <w:p w14:paraId="15BEAABC" w14:textId="77777777" w:rsidR="002846E8" w:rsidRPr="00FF307B" w:rsidRDefault="002846E8" w:rsidP="002846E8">
      <w:pPr>
        <w:widowControl w:val="0"/>
        <w:outlineLvl w:val="0"/>
      </w:pPr>
    </w:p>
    <w:p w14:paraId="4EA8A19F" w14:textId="77777777" w:rsidR="002846E8" w:rsidRPr="00507A8D" w:rsidRDefault="002846E8" w:rsidP="002846E8">
      <w:pPr>
        <w:pStyle w:val="BodyIndent10"/>
        <w:widowControl w:val="0"/>
        <w:spacing w:before="0"/>
        <w:rPr>
          <w:lang w:val="fr-FR"/>
        </w:rPr>
      </w:pPr>
      <w:r>
        <w:tab/>
      </w:r>
      <w:r w:rsidRPr="00507A8D">
        <w:rPr>
          <w:lang w:val="fr-FR"/>
        </w:rPr>
        <w:t>Kriss &amp; Feuerstein LLP</w:t>
      </w:r>
    </w:p>
    <w:p w14:paraId="364D3ADC" w14:textId="77777777" w:rsidR="002846E8" w:rsidRPr="00507A8D" w:rsidRDefault="002846E8" w:rsidP="002846E8">
      <w:pPr>
        <w:widowControl w:val="0"/>
        <w:ind w:left="1440" w:firstLine="720"/>
        <w:rPr>
          <w:lang w:val="fr-FR"/>
        </w:rPr>
      </w:pPr>
      <w:r w:rsidRPr="00507A8D">
        <w:rPr>
          <w:lang w:val="fr-FR"/>
        </w:rPr>
        <w:t>360 Lexington Avenue, Suite 1200</w:t>
      </w:r>
    </w:p>
    <w:p w14:paraId="4BD7EB8E" w14:textId="77777777" w:rsidR="002846E8" w:rsidRPr="00FF307B" w:rsidRDefault="002846E8" w:rsidP="002846E8">
      <w:pPr>
        <w:widowControl w:val="0"/>
        <w:ind w:left="1440" w:firstLine="720"/>
      </w:pPr>
      <w:r w:rsidRPr="00FF307B">
        <w:t>New York, New York 10017</w:t>
      </w:r>
    </w:p>
    <w:p w14:paraId="35747410" w14:textId="77777777" w:rsidR="002846E8" w:rsidRDefault="002846E8" w:rsidP="002846E8">
      <w:pPr>
        <w:widowControl w:val="0"/>
        <w:ind w:left="1440" w:firstLine="720"/>
      </w:pPr>
      <w:r w:rsidRPr="00FF307B">
        <w:t>Attn: Jerold C. Feuerstein, Esq.</w:t>
      </w:r>
    </w:p>
    <w:p w14:paraId="4F955C9C"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7C84095C" w14:textId="77777777" w:rsidR="00A77A9A"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noProof/>
        </w:rPr>
        <w:tab/>
      </w:r>
    </w:p>
    <w:p w14:paraId="63731CF5" w14:textId="77777777" w:rsidR="00A77A9A" w:rsidRDefault="00A77A9A"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p>
    <w:p w14:paraId="4D1FB631" w14:textId="77777777" w:rsidR="00A77A9A" w:rsidRDefault="00A77A9A"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p>
    <w:p w14:paraId="324A1526" w14:textId="77777777" w:rsidR="00A77A9A" w:rsidRDefault="00A77A9A"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p>
    <w:p w14:paraId="300E9B7F" w14:textId="5F1A1604" w:rsidR="002846E8" w:rsidRDefault="00A77A9A"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noProof/>
        </w:rPr>
        <w:tab/>
      </w:r>
      <w:r w:rsidR="00F30133">
        <w:rPr>
          <w:noProof/>
        </w:rPr>
        <w:t>Mezzanine Lender</w:t>
      </w:r>
      <w:r w:rsidR="002846E8">
        <w:rPr>
          <w:noProof/>
        </w:rPr>
        <w:t>:</w:t>
      </w:r>
    </w:p>
    <w:p w14:paraId="3B703446"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A9232CD" w14:textId="77777777" w:rsidR="002846E8" w:rsidRDefault="002846E8" w:rsidP="002846E8">
      <w:pPr>
        <w:widowControl w:val="0"/>
        <w:ind w:left="1440" w:firstLine="720"/>
        <w:outlineLvl w:val="0"/>
      </w:pPr>
      <w:r>
        <w:t xml:space="preserve">6075 Sunset Dr </w:t>
      </w:r>
      <w:r w:rsidR="00F30133">
        <w:t>2</w:t>
      </w:r>
      <w:r>
        <w:t xml:space="preserve"> LLC</w:t>
      </w:r>
    </w:p>
    <w:p w14:paraId="35B3C65A" w14:textId="77777777" w:rsidR="002846E8" w:rsidRPr="00FF307B" w:rsidRDefault="002846E8" w:rsidP="002846E8">
      <w:pPr>
        <w:widowControl w:val="0"/>
        <w:ind w:left="1440" w:firstLine="720"/>
        <w:outlineLvl w:val="0"/>
      </w:pPr>
      <w:r>
        <w:t>520 Madison Avenue, Suite 3501</w:t>
      </w:r>
    </w:p>
    <w:p w14:paraId="4CCD4967" w14:textId="77777777" w:rsidR="002846E8" w:rsidRDefault="002846E8" w:rsidP="002846E8">
      <w:pPr>
        <w:widowControl w:val="0"/>
        <w:ind w:left="1440" w:firstLine="720"/>
        <w:outlineLvl w:val="0"/>
      </w:pPr>
      <w:r w:rsidRPr="00FF307B">
        <w:t>New York, New York 10022</w:t>
      </w:r>
    </w:p>
    <w:p w14:paraId="7A85E508" w14:textId="77777777" w:rsidR="002846E8" w:rsidRPr="00FF307B" w:rsidRDefault="002846E8" w:rsidP="002846E8">
      <w:pPr>
        <w:widowControl w:val="0"/>
        <w:ind w:left="2160"/>
        <w:outlineLvl w:val="0"/>
      </w:pPr>
      <w:r>
        <w:t xml:space="preserve">Attn.: Brian Shatz &amp; Joshua </w:t>
      </w:r>
      <w:proofErr w:type="spellStart"/>
      <w:r>
        <w:t>Zegen</w:t>
      </w:r>
      <w:proofErr w:type="spellEnd"/>
    </w:p>
    <w:p w14:paraId="7DB06454"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7305F79A" w14:textId="77777777" w:rsidR="002846E8" w:rsidRDefault="002846E8" w:rsidP="002846E8">
      <w:pPr>
        <w:widowControl w:val="0"/>
        <w:outlineLvl w:val="0"/>
      </w:pPr>
      <w:r>
        <w:tab/>
      </w:r>
      <w:r>
        <w:tab/>
        <w:t>With a copy to:</w:t>
      </w:r>
    </w:p>
    <w:p w14:paraId="46F8D059" w14:textId="77777777" w:rsidR="002846E8" w:rsidRPr="00FF307B" w:rsidRDefault="002846E8" w:rsidP="002846E8">
      <w:pPr>
        <w:widowControl w:val="0"/>
        <w:outlineLvl w:val="0"/>
      </w:pPr>
    </w:p>
    <w:p w14:paraId="525DB47B" w14:textId="77777777" w:rsidR="002846E8" w:rsidRPr="00507A8D" w:rsidRDefault="002846E8" w:rsidP="002846E8">
      <w:pPr>
        <w:pStyle w:val="BodyIndent10"/>
        <w:widowControl w:val="0"/>
        <w:spacing w:before="0"/>
        <w:rPr>
          <w:lang w:val="fr-FR"/>
        </w:rPr>
      </w:pPr>
      <w:r>
        <w:tab/>
      </w:r>
      <w:r w:rsidRPr="00507A8D">
        <w:rPr>
          <w:lang w:val="fr-FR"/>
        </w:rPr>
        <w:t>Kriss &amp; Feuerstein LLP</w:t>
      </w:r>
    </w:p>
    <w:p w14:paraId="6FE1BDD4" w14:textId="77777777" w:rsidR="002846E8" w:rsidRPr="00507A8D" w:rsidRDefault="002846E8" w:rsidP="002846E8">
      <w:pPr>
        <w:widowControl w:val="0"/>
        <w:ind w:left="1440" w:firstLine="720"/>
        <w:rPr>
          <w:lang w:val="fr-FR"/>
        </w:rPr>
      </w:pPr>
      <w:r w:rsidRPr="00507A8D">
        <w:rPr>
          <w:lang w:val="fr-FR"/>
        </w:rPr>
        <w:t>360 Lexington Avenue, Suite 1200</w:t>
      </w:r>
    </w:p>
    <w:p w14:paraId="423C647A" w14:textId="77777777" w:rsidR="002846E8" w:rsidRPr="00FF307B" w:rsidRDefault="002846E8" w:rsidP="002846E8">
      <w:pPr>
        <w:widowControl w:val="0"/>
        <w:ind w:left="1440" w:firstLine="720"/>
      </w:pPr>
      <w:r w:rsidRPr="00FF307B">
        <w:t>New York, New York 10017</w:t>
      </w:r>
    </w:p>
    <w:p w14:paraId="21E77CE8" w14:textId="77777777" w:rsidR="002846E8" w:rsidRDefault="002846E8" w:rsidP="002846E8">
      <w:pPr>
        <w:widowControl w:val="0"/>
        <w:ind w:left="1440" w:firstLine="720"/>
      </w:pPr>
      <w:r w:rsidRPr="00FF307B">
        <w:t>Attn: Jerold C. Feuerstein, Esq.</w:t>
      </w:r>
    </w:p>
    <w:p w14:paraId="48AF88ED" w14:textId="77777777" w:rsidR="004F4DC9" w:rsidRPr="007D3287" w:rsidRDefault="004F4DC9" w:rsidP="00865816">
      <w:pPr>
        <w:pStyle w:val="p18"/>
        <w:tabs>
          <w:tab w:val="left" w:pos="714"/>
        </w:tabs>
        <w:spacing w:line="240" w:lineRule="auto"/>
        <w:ind w:left="714"/>
      </w:pPr>
    </w:p>
    <w:p w14:paraId="1124D23A" w14:textId="121F5146" w:rsidR="00C83AA8" w:rsidRDefault="004D63B7" w:rsidP="00C83AA8">
      <w:pPr>
        <w:pStyle w:val="p18"/>
        <w:numPr>
          <w:ilvl w:val="0"/>
          <w:numId w:val="4"/>
        </w:numPr>
        <w:tabs>
          <w:tab w:val="left" w:pos="714"/>
          <w:tab w:val="left" w:pos="1440"/>
        </w:tabs>
        <w:spacing w:line="240" w:lineRule="auto"/>
        <w:ind w:left="0" w:firstLine="720"/>
      </w:pPr>
      <w:r>
        <w:t>Lessor shall not amend, modify or accept a surrender or termination of the Lease for any reason whatsoever</w:t>
      </w:r>
      <w:ins w:id="33" w:author="Cristina Padrino" w:date="2026-02-12T12:17:00Z" w16du:dateUtc="2026-02-12T17:17:00Z">
        <w:r w:rsidR="00292B31">
          <w:t>, excepting if Lenders or Administrative Agents fail</w:t>
        </w:r>
      </w:ins>
      <w:ins w:id="34" w:author="Cristina Padrino" w:date="2026-02-12T12:18:00Z" w16du:dateUtc="2026-02-12T17:18:00Z">
        <w:r w:rsidR="00292B31">
          <w:t xml:space="preserve"> to cure all Lessee’s defaults within the time frames specified in Paragraph 9 hereof</w:t>
        </w:r>
      </w:ins>
      <w:r>
        <w:t xml:space="preserve"> without the </w:t>
      </w:r>
      <w:r w:rsidR="00D845F3">
        <w:t xml:space="preserve">Lenders’ and Administrative Agents’ </w:t>
      </w:r>
      <w:r>
        <w:t>prior written consent and any such purported action without such consent shall not be binding on the Lender</w:t>
      </w:r>
      <w:r w:rsidR="0098180C">
        <w:t>s and the Administrative Agents</w:t>
      </w:r>
      <w:r>
        <w:t>.</w:t>
      </w:r>
      <w:bookmarkStart w:id="35" w:name="_DV_M27"/>
      <w:bookmarkEnd w:id="35"/>
    </w:p>
    <w:p w14:paraId="4CA1C4A6" w14:textId="77777777" w:rsidR="00C83AA8" w:rsidRDefault="00C83AA8" w:rsidP="00C83AA8">
      <w:pPr>
        <w:pStyle w:val="p18"/>
        <w:tabs>
          <w:tab w:val="left" w:pos="714"/>
          <w:tab w:val="left" w:pos="1440"/>
        </w:tabs>
        <w:spacing w:line="240" w:lineRule="auto"/>
        <w:ind w:left="720" w:firstLine="0"/>
      </w:pPr>
    </w:p>
    <w:p w14:paraId="7501FC61" w14:textId="77777777" w:rsidR="00C83AA8" w:rsidRPr="00C83AA8" w:rsidRDefault="004D63B7" w:rsidP="00C83AA8">
      <w:pPr>
        <w:pStyle w:val="p18"/>
        <w:numPr>
          <w:ilvl w:val="0"/>
          <w:numId w:val="4"/>
        </w:numPr>
        <w:tabs>
          <w:tab w:val="left" w:pos="714"/>
          <w:tab w:val="left" w:pos="1440"/>
        </w:tabs>
        <w:spacing w:line="240" w:lineRule="auto"/>
        <w:ind w:left="0" w:firstLine="720"/>
      </w:pPr>
      <w:r w:rsidRPr="00C83AA8">
        <w:rPr>
          <w:color w:val="000000"/>
        </w:rPr>
        <w:t xml:space="preserve">Lessor has not received written notice that it is in violation of any governmental law or regulation applicable to its interest in the Property and has no reason to believe that there are grounds for any claim of any such violation. </w:t>
      </w:r>
      <w:bookmarkStart w:id="36" w:name="_DV_M28"/>
      <w:bookmarkEnd w:id="36"/>
    </w:p>
    <w:p w14:paraId="683BFA8A" w14:textId="77777777" w:rsidR="00C83AA8" w:rsidRDefault="00C83AA8" w:rsidP="00C83AA8">
      <w:pPr>
        <w:pStyle w:val="ListParagraph"/>
        <w:rPr>
          <w:color w:val="000000"/>
        </w:rPr>
      </w:pPr>
    </w:p>
    <w:p w14:paraId="60077026" w14:textId="77777777" w:rsidR="00C83AA8" w:rsidRPr="00C83AA8" w:rsidRDefault="004D63B7" w:rsidP="00C83AA8">
      <w:pPr>
        <w:pStyle w:val="p18"/>
        <w:numPr>
          <w:ilvl w:val="0"/>
          <w:numId w:val="4"/>
        </w:numPr>
        <w:tabs>
          <w:tab w:val="left" w:pos="714"/>
          <w:tab w:val="left" w:pos="1440"/>
        </w:tabs>
        <w:spacing w:line="240" w:lineRule="auto"/>
        <w:ind w:left="0" w:firstLine="720"/>
      </w:pPr>
      <w:r w:rsidRPr="00C83AA8">
        <w:rPr>
          <w:color w:val="000000"/>
        </w:rPr>
        <w:t xml:space="preserve">Neither Lessee nor any affiliate of Lessee has any direct or indirect ownership interest in Lessor or any affiliate of Lessor. </w:t>
      </w:r>
      <w:bookmarkStart w:id="37" w:name="_DV_M29"/>
      <w:bookmarkEnd w:id="37"/>
    </w:p>
    <w:p w14:paraId="186650DA" w14:textId="77777777" w:rsidR="00C83AA8" w:rsidRDefault="00C83AA8" w:rsidP="00C83AA8">
      <w:pPr>
        <w:pStyle w:val="ListParagraph"/>
        <w:rPr>
          <w:color w:val="000000"/>
        </w:rPr>
      </w:pPr>
    </w:p>
    <w:p w14:paraId="28387604" w14:textId="77777777" w:rsidR="00C83AA8" w:rsidRPr="00C83AA8" w:rsidRDefault="004D63B7" w:rsidP="00C83AA8">
      <w:pPr>
        <w:pStyle w:val="p18"/>
        <w:numPr>
          <w:ilvl w:val="0"/>
          <w:numId w:val="4"/>
        </w:numPr>
        <w:tabs>
          <w:tab w:val="left" w:pos="714"/>
          <w:tab w:val="left" w:pos="1440"/>
        </w:tabs>
        <w:spacing w:line="240" w:lineRule="auto"/>
        <w:ind w:left="0" w:firstLine="720"/>
      </w:pPr>
      <w:r w:rsidRPr="00C83AA8">
        <w:rPr>
          <w:color w:val="000000"/>
        </w:rPr>
        <w:t xml:space="preserve">No union of the interests of Lessor and Lessee shall result in a merger of the Lease into any superior leasehold interest or the fee interest in the Property. </w:t>
      </w:r>
      <w:bookmarkStart w:id="38" w:name="_DV_M30"/>
      <w:bookmarkEnd w:id="38"/>
    </w:p>
    <w:p w14:paraId="1914417C" w14:textId="77777777" w:rsidR="00C83AA8" w:rsidRDefault="00C83AA8" w:rsidP="00C83AA8">
      <w:pPr>
        <w:pStyle w:val="ListParagraph"/>
        <w:rPr>
          <w:color w:val="000000"/>
        </w:rPr>
      </w:pPr>
    </w:p>
    <w:p w14:paraId="3920F735" w14:textId="77777777" w:rsidR="00C83AA8" w:rsidRPr="00C83AA8" w:rsidRDefault="004D63B7" w:rsidP="00C83AA8">
      <w:pPr>
        <w:pStyle w:val="p18"/>
        <w:numPr>
          <w:ilvl w:val="0"/>
          <w:numId w:val="4"/>
        </w:numPr>
        <w:tabs>
          <w:tab w:val="left" w:pos="714"/>
          <w:tab w:val="left" w:pos="1440"/>
        </w:tabs>
        <w:spacing w:line="240" w:lineRule="auto"/>
        <w:ind w:left="0" w:firstLine="720"/>
      </w:pPr>
      <w:r w:rsidRPr="00C83AA8">
        <w:rPr>
          <w:color w:val="000000"/>
        </w:rPr>
        <w:t xml:space="preserve">For the </w:t>
      </w:r>
      <w:proofErr w:type="gramStart"/>
      <w:r w:rsidRPr="00C83AA8">
        <w:rPr>
          <w:color w:val="000000"/>
        </w:rPr>
        <w:t>purposes</w:t>
      </w:r>
      <w:proofErr w:type="gramEnd"/>
      <w:r w:rsidRPr="00C83AA8">
        <w:rPr>
          <w:color w:val="000000"/>
        </w:rPr>
        <w:t xml:space="preserve"> of </w:t>
      </w:r>
      <w:proofErr w:type="gramStart"/>
      <w:r w:rsidRPr="00C83AA8">
        <w:rPr>
          <w:color w:val="000000"/>
        </w:rPr>
        <w:t>notices</w:t>
      </w:r>
      <w:proofErr w:type="gramEnd"/>
      <w:r w:rsidRPr="00C83AA8">
        <w:rPr>
          <w:color w:val="000000"/>
        </w:rPr>
        <w:t xml:space="preserve"> under the Lease, the address</w:t>
      </w:r>
      <w:r w:rsidR="00031ECE">
        <w:rPr>
          <w:color w:val="000000"/>
        </w:rPr>
        <w:t>es</w:t>
      </w:r>
      <w:r w:rsidRPr="00C83AA8">
        <w:rPr>
          <w:color w:val="000000"/>
        </w:rPr>
        <w:t xml:space="preserve"> set forth above</w:t>
      </w:r>
      <w:r w:rsidR="0024057D" w:rsidRPr="00C83AA8">
        <w:rPr>
          <w:color w:val="000000"/>
        </w:rPr>
        <w:t xml:space="preserve"> </w:t>
      </w:r>
      <w:r w:rsidR="00ED7767" w:rsidRPr="00C83AA8">
        <w:rPr>
          <w:color w:val="000000"/>
        </w:rPr>
        <w:t>in Paragraph 11</w:t>
      </w:r>
      <w:r w:rsidRPr="00C83AA8">
        <w:rPr>
          <w:color w:val="000000"/>
        </w:rPr>
        <w:t xml:space="preserve"> shall be the notice </w:t>
      </w:r>
      <w:proofErr w:type="spellStart"/>
      <w:r w:rsidRPr="00C83AA8">
        <w:rPr>
          <w:color w:val="000000"/>
        </w:rPr>
        <w:t>address</w:t>
      </w:r>
      <w:r w:rsidR="003A7513">
        <w:rPr>
          <w:color w:val="000000"/>
        </w:rPr>
        <w:t>s</w:t>
      </w:r>
      <w:proofErr w:type="spellEnd"/>
      <w:r w:rsidR="003A7513">
        <w:rPr>
          <w:color w:val="000000"/>
        </w:rPr>
        <w:t xml:space="preserve"> of the Lenders and the </w:t>
      </w:r>
      <w:r w:rsidR="003A7513">
        <w:t>Administrative Agents</w:t>
      </w:r>
      <w:r w:rsidR="000145BA" w:rsidRPr="00C83AA8">
        <w:rPr>
          <w:color w:val="000000"/>
        </w:rPr>
        <w:t>.</w:t>
      </w:r>
      <w:r w:rsidRPr="00C83AA8">
        <w:rPr>
          <w:color w:val="000000"/>
        </w:rPr>
        <w:t xml:space="preserve"> No notice of default sent by </w:t>
      </w:r>
      <w:r w:rsidR="000731F0" w:rsidRPr="00C83AA8">
        <w:rPr>
          <w:color w:val="000000"/>
        </w:rPr>
        <w:t>Lessor</w:t>
      </w:r>
      <w:r w:rsidRPr="00C83AA8">
        <w:rPr>
          <w:color w:val="000000"/>
        </w:rPr>
        <w:t xml:space="preserve"> to </w:t>
      </w:r>
      <w:r w:rsidR="000731F0" w:rsidRPr="00C83AA8">
        <w:rPr>
          <w:color w:val="000000"/>
        </w:rPr>
        <w:t>Lessee</w:t>
      </w:r>
      <w:r w:rsidRPr="00C83AA8">
        <w:rPr>
          <w:color w:val="000000"/>
        </w:rPr>
        <w:t xml:space="preserve"> or Lender</w:t>
      </w:r>
      <w:r w:rsidR="00205287">
        <w:rPr>
          <w:color w:val="000000"/>
        </w:rPr>
        <w:t xml:space="preserve">s or the </w:t>
      </w:r>
      <w:r w:rsidR="00205287">
        <w:t>Administrative Agents</w:t>
      </w:r>
      <w:r w:rsidRPr="00C83AA8">
        <w:rPr>
          <w:color w:val="000000"/>
        </w:rPr>
        <w:t xml:space="preserve"> shall be effective as against the Lender unless a copy thereof is also sent to the Lender</w:t>
      </w:r>
      <w:r w:rsidR="00205287">
        <w:rPr>
          <w:color w:val="000000"/>
        </w:rPr>
        <w:t xml:space="preserve">s and the </w:t>
      </w:r>
      <w:r w:rsidR="00205287">
        <w:t>Administrative Agents</w:t>
      </w:r>
      <w:r w:rsidRPr="00C83AA8">
        <w:rPr>
          <w:color w:val="000000"/>
        </w:rPr>
        <w:t>.</w:t>
      </w:r>
      <w:r w:rsidR="006D7FB1" w:rsidRPr="00C83AA8">
        <w:rPr>
          <w:color w:val="000000"/>
        </w:rPr>
        <w:t xml:space="preserve"> </w:t>
      </w:r>
      <w:bookmarkStart w:id="39" w:name="_DV_M31"/>
      <w:bookmarkEnd w:id="39"/>
    </w:p>
    <w:p w14:paraId="40B878D5" w14:textId="77777777" w:rsidR="00C83AA8" w:rsidRDefault="00C83AA8" w:rsidP="00C83AA8">
      <w:pPr>
        <w:pStyle w:val="ListParagraph"/>
        <w:rPr>
          <w:color w:val="000000"/>
        </w:rPr>
      </w:pPr>
    </w:p>
    <w:p w14:paraId="00004F49" w14:textId="77777777" w:rsidR="00C83AA8" w:rsidRPr="00C83AA8" w:rsidRDefault="004D63B7" w:rsidP="00C83AA8">
      <w:pPr>
        <w:pStyle w:val="p18"/>
        <w:numPr>
          <w:ilvl w:val="0"/>
          <w:numId w:val="4"/>
        </w:numPr>
        <w:tabs>
          <w:tab w:val="left" w:pos="714"/>
          <w:tab w:val="left" w:pos="1440"/>
        </w:tabs>
        <w:spacing w:line="240" w:lineRule="auto"/>
        <w:ind w:left="0" w:firstLine="720"/>
      </w:pPr>
      <w:r w:rsidRPr="00C83AA8">
        <w:rPr>
          <w:color w:val="000000"/>
        </w:rPr>
        <w:t xml:space="preserve">Lessor and the person or </w:t>
      </w:r>
      <w:proofErr w:type="gramStart"/>
      <w:r w:rsidRPr="00C83AA8">
        <w:rPr>
          <w:color w:val="000000"/>
        </w:rPr>
        <w:t>persons</w:t>
      </w:r>
      <w:proofErr w:type="gramEnd"/>
      <w:r w:rsidRPr="00C83AA8">
        <w:rPr>
          <w:color w:val="000000"/>
        </w:rPr>
        <w:t xml:space="preserve"> executing this certificate on behalf of Lessor have the power and authority to execute this certificate. </w:t>
      </w:r>
      <w:bookmarkStart w:id="40" w:name="_DV_M32"/>
      <w:bookmarkEnd w:id="40"/>
    </w:p>
    <w:p w14:paraId="26EE5712" w14:textId="77777777" w:rsidR="00C83AA8" w:rsidRDefault="00C83AA8" w:rsidP="00C83AA8">
      <w:pPr>
        <w:pStyle w:val="ListParagraph"/>
        <w:rPr>
          <w:color w:val="000000"/>
        </w:rPr>
      </w:pPr>
    </w:p>
    <w:p w14:paraId="208F262F" w14:textId="77777777" w:rsidR="004D63B7" w:rsidRPr="00C83AA8" w:rsidRDefault="004D63B7" w:rsidP="00BB3504">
      <w:pPr>
        <w:pStyle w:val="p18"/>
        <w:numPr>
          <w:ilvl w:val="0"/>
          <w:numId w:val="4"/>
        </w:numPr>
        <w:tabs>
          <w:tab w:val="left" w:pos="714"/>
          <w:tab w:val="left" w:pos="1440"/>
        </w:tabs>
        <w:spacing w:line="240" w:lineRule="auto"/>
        <w:ind w:left="0" w:firstLine="720"/>
      </w:pPr>
      <w:r w:rsidRPr="00C83AA8">
        <w:rPr>
          <w:color w:val="000000"/>
        </w:rPr>
        <w:t xml:space="preserve">The </w:t>
      </w:r>
      <w:r w:rsidR="000731F0" w:rsidRPr="00C83AA8">
        <w:rPr>
          <w:color w:val="000000"/>
        </w:rPr>
        <w:t>Lessor</w:t>
      </w:r>
      <w:r w:rsidRPr="00C83AA8">
        <w:rPr>
          <w:color w:val="000000"/>
        </w:rPr>
        <w:t xml:space="preserve">’s </w:t>
      </w:r>
      <w:proofErr w:type="gramStart"/>
      <w:r w:rsidRPr="00C83AA8">
        <w:rPr>
          <w:color w:val="000000"/>
        </w:rPr>
        <w:t>lien</w:t>
      </w:r>
      <w:proofErr w:type="gramEnd"/>
      <w:r w:rsidRPr="00C83AA8">
        <w:rPr>
          <w:color w:val="000000"/>
        </w:rPr>
        <w:t xml:space="preserve"> and right to setoff sums due to the </w:t>
      </w:r>
      <w:r w:rsidR="000731F0" w:rsidRPr="00C83AA8">
        <w:rPr>
          <w:color w:val="000000"/>
        </w:rPr>
        <w:t>Lessor</w:t>
      </w:r>
      <w:r w:rsidRPr="00C83AA8">
        <w:rPr>
          <w:color w:val="000000"/>
        </w:rPr>
        <w:t xml:space="preserve"> against any casualty or condemnation proceeds or awards with respect to the improvements to the Property shall be subject and subordinate to the interest of the Lender</w:t>
      </w:r>
      <w:r w:rsidR="00081A3A">
        <w:rPr>
          <w:color w:val="000000"/>
        </w:rPr>
        <w:t xml:space="preserve">s and the </w:t>
      </w:r>
      <w:r w:rsidR="00081A3A">
        <w:t>Administrative Agents</w:t>
      </w:r>
      <w:r w:rsidR="00081A3A">
        <w:rPr>
          <w:color w:val="000000"/>
        </w:rPr>
        <w:t xml:space="preserve">, as applicable, </w:t>
      </w:r>
      <w:r w:rsidRPr="00C83AA8">
        <w:rPr>
          <w:color w:val="000000"/>
        </w:rPr>
        <w:t xml:space="preserve">in such proceeds. </w:t>
      </w:r>
      <w:r>
        <w:t>Notwithstanding anything to the contrary contained in the Lease, if the buildings and improvements on the Premises shall be damaged or destroyed by fire or other casualty the insurance proceeds shall</w:t>
      </w:r>
      <w:r w:rsidR="00CA57FC">
        <w:t xml:space="preserve"> be delivered to L</w:t>
      </w:r>
      <w:r>
        <w:t>ender</w:t>
      </w:r>
      <w:r w:rsidR="00E6388C">
        <w:t xml:space="preserve">s and the Administrative Agents </w:t>
      </w:r>
      <w:r>
        <w:t xml:space="preserve">or such insurance trustee and applied to payment of the cost of restoration and repair of the Premises and the improvements thereon.  </w:t>
      </w:r>
      <w:r>
        <w:lastRenderedPageBreak/>
        <w:t>If such damage or destruction shall be to such an extent that the Lease shall be terminated in accordance with the terms of the Lease, all insurance proceeds arising from such loss shall be paid to the Lender</w:t>
      </w:r>
      <w:r w:rsidR="00BB3504">
        <w:t>s</w:t>
      </w:r>
      <w:r>
        <w:t xml:space="preserve"> to be applied pursuant to the terms of the Leasehold Mortgage. Notwithstanding anything to the contrary contained in the Lease, if all or any part of the Premises should be lawfully condemned or taken in any manner for any public or quasi-public use, the portion of the award pertaining to the </w:t>
      </w:r>
      <w:r w:rsidR="000731F0">
        <w:t>Lessee</w:t>
      </w:r>
      <w:r>
        <w:t xml:space="preserve">’s interest therein shall be paid to the </w:t>
      </w:r>
      <w:r w:rsidR="00B93227">
        <w:t>Lender</w:t>
      </w:r>
      <w:r w:rsidR="00BB3504">
        <w:t>s</w:t>
      </w:r>
      <w:r>
        <w:t xml:space="preserve"> to be held by the </w:t>
      </w:r>
      <w:r w:rsidR="00BB3504">
        <w:t>Administrative Agents</w:t>
      </w:r>
      <w:r w:rsidR="00140CC5">
        <w:t xml:space="preserve">, in their capacity as administrative and collateral agent for the respective Lender, </w:t>
      </w:r>
      <w:r>
        <w:t>and applied pursuant to the terms of the Leasehold Mortgage for payment of the cost of restoration and repair of the Premises and any buildings or improvements thereon which were affected by the taking.</w:t>
      </w:r>
    </w:p>
    <w:p w14:paraId="2EB895C4" w14:textId="77777777" w:rsidR="00D03898" w:rsidRDefault="00D03898"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7A565EFC" w14:textId="77777777" w:rsidR="00D03898" w:rsidRDefault="00D03898"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5E86E122" w14:textId="77777777" w:rsidR="004D63B7"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color w:val="000000"/>
        </w:rPr>
      </w:pPr>
      <w:r>
        <w:rPr>
          <w:color w:val="000000"/>
        </w:rPr>
        <w:t>[NO FURTHER TEXT, SIGNATURE PAGE TO FOLLOW]</w:t>
      </w:r>
    </w:p>
    <w:p w14:paraId="7777AB4B"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44F34333"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4365C52F"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324A64C1"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6B08214B"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31F22AA4"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325A9ABD"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58EF113C" w14:textId="77777777" w:rsidR="00D03898" w:rsidRDefault="004D63B7"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bookmarkStart w:id="41" w:name="_DV_M35"/>
      <w:bookmarkEnd w:id="41"/>
      <w:r>
        <w:rPr>
          <w:color w:val="000000"/>
        </w:rPr>
        <w:t xml:space="preserve">   </w:t>
      </w:r>
    </w:p>
    <w:p w14:paraId="66751D0F" w14:textId="77777777" w:rsidR="0009275D" w:rsidRDefault="004D63B7" w:rsidP="00865816">
      <w:pPr>
        <w:autoSpaceDE/>
        <w:autoSpaceDN/>
        <w:adjustRightInd/>
        <w:jc w:val="both"/>
        <w:rPr>
          <w:color w:val="000000"/>
        </w:rPr>
      </w:pPr>
      <w:r>
        <w:rPr>
          <w:color w:val="000000"/>
        </w:rPr>
        <w:t xml:space="preserve"> </w:t>
      </w:r>
    </w:p>
    <w:p w14:paraId="35E8C8BA" w14:textId="77777777" w:rsidR="0009275D" w:rsidRDefault="0009275D">
      <w:pPr>
        <w:autoSpaceDE/>
        <w:autoSpaceDN/>
        <w:adjustRightInd/>
        <w:rPr>
          <w:color w:val="000000"/>
        </w:rPr>
      </w:pPr>
      <w:r>
        <w:rPr>
          <w:color w:val="000000"/>
        </w:rPr>
        <w:br w:type="page"/>
      </w:r>
    </w:p>
    <w:p w14:paraId="3E696036" w14:textId="77777777" w:rsidR="004D63B7" w:rsidRDefault="004D63B7" w:rsidP="00041950">
      <w:pPr>
        <w:autoSpaceDE/>
        <w:autoSpaceDN/>
        <w:adjustRightInd/>
        <w:jc w:val="both"/>
        <w:rPr>
          <w:color w:val="000000"/>
        </w:rPr>
      </w:pPr>
      <w:r>
        <w:rPr>
          <w:color w:val="000000"/>
        </w:rPr>
        <w:lastRenderedPageBreak/>
        <w:t xml:space="preserve">          </w:t>
      </w:r>
      <w:r w:rsidR="00DA5BA4">
        <w:rPr>
          <w:color w:val="000000"/>
        </w:rPr>
        <w:t xml:space="preserve">The Lenders and the </w:t>
      </w:r>
      <w:r w:rsidR="00DA5BA4">
        <w:t>Administrative Agents</w:t>
      </w:r>
      <w:r w:rsidR="000145BA">
        <w:rPr>
          <w:color w:val="000000"/>
        </w:rPr>
        <w:t>, and</w:t>
      </w:r>
      <w:r>
        <w:rPr>
          <w:color w:val="000000"/>
        </w:rPr>
        <w:t xml:space="preserve"> </w:t>
      </w:r>
      <w:r w:rsidR="000145BA">
        <w:rPr>
          <w:color w:val="000000"/>
        </w:rPr>
        <w:t>their respective</w:t>
      </w:r>
      <w:r>
        <w:rPr>
          <w:color w:val="000000"/>
        </w:rPr>
        <w:t xml:space="preserve"> successors and assigns</w:t>
      </w:r>
      <w:r w:rsidR="000145BA">
        <w:rPr>
          <w:color w:val="000000"/>
        </w:rPr>
        <w:t>,</w:t>
      </w:r>
      <w:r>
        <w:rPr>
          <w:color w:val="000000"/>
        </w:rPr>
        <w:t xml:space="preserve"> may rely upon the truth and accuracy of the certifications contained herein, and said certifications shall be binding upon Lessor and its successors and assigns, and inure to the benefit of </w:t>
      </w:r>
      <w:r w:rsidR="00952A41">
        <w:rPr>
          <w:color w:val="000000"/>
        </w:rPr>
        <w:t xml:space="preserve">the Lenders and the </w:t>
      </w:r>
      <w:r w:rsidR="00952A41">
        <w:t>Administrative Agents,</w:t>
      </w:r>
      <w:r w:rsidR="000145BA">
        <w:rPr>
          <w:color w:val="000000"/>
        </w:rPr>
        <w:t xml:space="preserve"> and their respective successors and assigns</w:t>
      </w:r>
      <w:r>
        <w:rPr>
          <w:color w:val="000000"/>
        </w:rPr>
        <w:t xml:space="preserve">. This Certificate shall not be deemed to alter or modify any of the terms and conditions of the Lease. </w:t>
      </w:r>
    </w:p>
    <w:p w14:paraId="6B9CCCE2" w14:textId="77777777" w:rsidR="00806632" w:rsidRDefault="0080663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after="100"/>
        <w:jc w:val="both"/>
        <w:rPr>
          <w:color w:val="000000"/>
        </w:rPr>
      </w:pPr>
    </w:p>
    <w:p w14:paraId="796CEF10" w14:textId="77777777" w:rsidR="004F20D3" w:rsidRDefault="004F20D3"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ind w:left="4320" w:hanging="720"/>
        <w:jc w:val="both"/>
      </w:pPr>
      <w:bookmarkStart w:id="42" w:name="_DV_M36"/>
      <w:bookmarkStart w:id="43" w:name="_DV_M37"/>
      <w:bookmarkEnd w:id="42"/>
      <w:bookmarkEnd w:id="43"/>
      <w:r>
        <w:tab/>
      </w:r>
      <w:r w:rsidRPr="001C2D65">
        <w:t xml:space="preserve">SUNSET-MIAMI INVESTMENTS, INC., </w:t>
      </w:r>
    </w:p>
    <w:p w14:paraId="631C277B" w14:textId="77777777" w:rsidR="00286222" w:rsidRDefault="004F20D3"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ind w:left="4320" w:hanging="720"/>
        <w:jc w:val="both"/>
      </w:pPr>
      <w:r>
        <w:tab/>
      </w:r>
      <w:r w:rsidRPr="001C2D65">
        <w:t>a Florida corporation</w:t>
      </w:r>
    </w:p>
    <w:p w14:paraId="4A237E76" w14:textId="77777777" w:rsidR="004F20D3" w:rsidRPr="00286222" w:rsidRDefault="004F20D3"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ind w:left="4320" w:hanging="720"/>
        <w:jc w:val="both"/>
      </w:pPr>
    </w:p>
    <w:p w14:paraId="4EB75A78" w14:textId="77777777" w:rsidR="004D63B7" w:rsidRDefault="000145BA"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720"/>
        <w:jc w:val="both"/>
        <w:rPr>
          <w:color w:val="000000"/>
        </w:rPr>
      </w:pPr>
      <w:r>
        <w:rPr>
          <w:color w:val="000000"/>
        </w:rPr>
        <w:tab/>
      </w:r>
      <w:r w:rsidR="00B93227">
        <w:rPr>
          <w:color w:val="000000"/>
        </w:rPr>
        <w:t xml:space="preserve">By: </w:t>
      </w:r>
      <w:r w:rsidR="004D63B7">
        <w:rPr>
          <w:color w:val="000000"/>
        </w:rPr>
        <w:t>___________________________</w:t>
      </w:r>
    </w:p>
    <w:p w14:paraId="6B16931F" w14:textId="77777777" w:rsidR="004D63B7" w:rsidRDefault="000145BA"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0"/>
        <w:jc w:val="both"/>
        <w:rPr>
          <w:color w:val="000000"/>
        </w:rPr>
      </w:pPr>
      <w:bookmarkStart w:id="44" w:name="_DV_M38"/>
      <w:bookmarkEnd w:id="44"/>
      <w:r>
        <w:rPr>
          <w:color w:val="000000"/>
        </w:rPr>
        <w:tab/>
      </w:r>
      <w:r w:rsidR="004D63B7">
        <w:rPr>
          <w:color w:val="000000"/>
        </w:rPr>
        <w:t xml:space="preserve">Name: </w:t>
      </w:r>
    </w:p>
    <w:p w14:paraId="5C16EAD2" w14:textId="77777777" w:rsidR="004D63B7" w:rsidRDefault="000145BA"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720"/>
        <w:jc w:val="both"/>
        <w:rPr>
          <w:color w:val="000000"/>
        </w:rPr>
      </w:pPr>
      <w:bookmarkStart w:id="45" w:name="_DV_M39"/>
      <w:bookmarkEnd w:id="45"/>
      <w:r>
        <w:rPr>
          <w:color w:val="000000"/>
        </w:rPr>
        <w:tab/>
      </w:r>
      <w:r w:rsidR="004D63B7">
        <w:rPr>
          <w:color w:val="000000"/>
        </w:rPr>
        <w:t xml:space="preserve">Title: </w:t>
      </w:r>
      <w:r w:rsidR="004D63B7">
        <w:rPr>
          <w:color w:val="000000"/>
        </w:rPr>
        <w:tab/>
      </w:r>
    </w:p>
    <w:p w14:paraId="763B5D1E" w14:textId="77777777" w:rsidR="004D63B7" w:rsidRDefault="004D63B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jc w:val="both"/>
        <w:rPr>
          <w:color w:val="000000"/>
        </w:rPr>
      </w:pPr>
    </w:p>
    <w:p w14:paraId="5E703824" w14:textId="77777777" w:rsidR="004D63B7" w:rsidRDefault="004D63B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jc w:val="both"/>
        <w:rPr>
          <w:color w:val="000000"/>
        </w:rPr>
      </w:pPr>
    </w:p>
    <w:p w14:paraId="12269AD1" w14:textId="77777777" w:rsidR="00F77B52" w:rsidRPr="006E0AA2" w:rsidRDefault="00F77B52" w:rsidP="00F77B52">
      <w:pPr>
        <w:tabs>
          <w:tab w:val="left" w:pos="864"/>
          <w:tab w:val="left" w:pos="2880"/>
          <w:tab w:val="left" w:pos="3600"/>
          <w:tab w:val="left" w:pos="4320"/>
          <w:tab w:val="left" w:pos="5328"/>
        </w:tabs>
      </w:pPr>
      <w:r w:rsidRPr="006E0AA2">
        <w:t>STATE OF</w:t>
      </w:r>
      <w:r w:rsidRPr="006E0AA2">
        <w:tab/>
      </w:r>
      <w:r w:rsidRPr="006E0AA2">
        <w:tab/>
        <w:t>)</w:t>
      </w:r>
    </w:p>
    <w:p w14:paraId="6E0E0051" w14:textId="77777777" w:rsidR="00F77B52" w:rsidRPr="006E0AA2" w:rsidRDefault="00F77B52" w:rsidP="00F77B52">
      <w:pPr>
        <w:tabs>
          <w:tab w:val="left" w:pos="864"/>
          <w:tab w:val="left" w:pos="2880"/>
          <w:tab w:val="left" w:pos="3600"/>
          <w:tab w:val="left" w:pos="4320"/>
          <w:tab w:val="left" w:pos="5328"/>
        </w:tabs>
      </w:pPr>
      <w:r w:rsidRPr="006E0AA2">
        <w:tab/>
      </w:r>
      <w:r w:rsidRPr="006E0AA2">
        <w:tab/>
      </w:r>
      <w:r w:rsidRPr="006E0AA2">
        <w:tab/>
        <w:t xml:space="preserve">) </w:t>
      </w:r>
      <w:proofErr w:type="gramStart"/>
      <w:r w:rsidRPr="006E0AA2">
        <w:t>ss</w:t>
      </w:r>
      <w:proofErr w:type="gramEnd"/>
      <w:r w:rsidRPr="006E0AA2">
        <w:t>:</w:t>
      </w:r>
    </w:p>
    <w:p w14:paraId="2A2F0CB4" w14:textId="77777777" w:rsidR="00F77B52" w:rsidRPr="006E0AA2" w:rsidRDefault="00F77B52" w:rsidP="00F77B52">
      <w:pPr>
        <w:tabs>
          <w:tab w:val="left" w:pos="864"/>
          <w:tab w:val="left" w:pos="2880"/>
          <w:tab w:val="left" w:pos="3600"/>
          <w:tab w:val="left" w:pos="4320"/>
          <w:tab w:val="left" w:pos="5328"/>
        </w:tabs>
        <w:ind w:left="2880" w:hanging="2880"/>
      </w:pPr>
      <w:r w:rsidRPr="006E0AA2">
        <w:t>COUNTY OF</w:t>
      </w:r>
      <w:r w:rsidRPr="006E0AA2">
        <w:rPr>
          <w:noProof/>
        </w:rPr>
        <w:tab/>
      </w:r>
      <w:r w:rsidRPr="006E0AA2">
        <w:tab/>
        <w:t>)</w:t>
      </w:r>
    </w:p>
    <w:p w14:paraId="6A0710CE" w14:textId="77777777" w:rsidR="00F77B52" w:rsidRPr="006E0AA2" w:rsidRDefault="00F77B52" w:rsidP="00F77B52">
      <w:pPr>
        <w:tabs>
          <w:tab w:val="left" w:pos="864"/>
          <w:tab w:val="left" w:pos="2880"/>
          <w:tab w:val="left" w:pos="3600"/>
          <w:tab w:val="left" w:pos="4320"/>
          <w:tab w:val="left" w:pos="5328"/>
        </w:tabs>
      </w:pPr>
    </w:p>
    <w:p w14:paraId="2C1CB09D" w14:textId="77777777" w:rsidR="00F77B52" w:rsidRDefault="00F77B52" w:rsidP="00F77B52">
      <w:pPr>
        <w:tabs>
          <w:tab w:val="left" w:pos="-1440"/>
          <w:tab w:val="left" w:pos="-720"/>
          <w:tab w:val="left" w:pos="720"/>
          <w:tab w:val="left" w:pos="1440"/>
          <w:tab w:val="left" w:pos="2160"/>
          <w:tab w:val="left" w:pos="2880"/>
          <w:tab w:val="left" w:pos="4320"/>
          <w:tab w:val="left" w:pos="4608"/>
          <w:tab w:val="left" w:pos="5040"/>
          <w:tab w:val="left" w:pos="5760"/>
          <w:tab w:val="left" w:pos="7200"/>
          <w:tab w:val="left" w:pos="8640"/>
        </w:tabs>
        <w:jc w:val="both"/>
      </w:pPr>
      <w:r>
        <w:tab/>
        <w:t xml:space="preserve">On the ___ day of _________________, in the year 2025, before me, the undersigned, a Notary public in and for said State, personally appeared </w:t>
      </w:r>
      <w:r w:rsidRPr="00EB01D2">
        <w:t xml:space="preserve">__________________________, the ___________________ </w:t>
      </w:r>
      <w:r>
        <w:rPr>
          <w:noProof/>
        </w:rPr>
        <w:t>of</w:t>
      </w:r>
      <w:r w:rsidR="001E6CB7">
        <w:rPr>
          <w:noProof/>
        </w:rPr>
        <w:t xml:space="preserve"> SUNSET-MIAMI INVESTMENTS, INC.</w:t>
      </w:r>
      <w:r>
        <w:rPr>
          <w:caps/>
          <w:noProof/>
        </w:rPr>
        <w:t xml:space="preserve">, </w:t>
      </w:r>
      <w:r w:rsidRPr="00BD569E">
        <w:rPr>
          <w:bCs/>
          <w:noProof/>
        </w:rPr>
        <w:t xml:space="preserve">a </w:t>
      </w:r>
      <w:r w:rsidR="001E6CB7">
        <w:rPr>
          <w:bCs/>
          <w:noProof/>
        </w:rPr>
        <w:t xml:space="preserve">Florida corporation, </w:t>
      </w:r>
      <w:r>
        <w:t>personally known to me or proved to me on the basis of satisfactory evidence to be the individual whose name is subscribed to the within instrument and acknowledged to me that he/she executed the same in his/her capacity, and that by his/her signature on the instrument, the individual, or the person upon behalf of which the individual acted, executed the instrument, and that such individual did make such appearance before the undersigned in the City of _______________, State of _________________.</w:t>
      </w:r>
    </w:p>
    <w:p w14:paraId="63B04196" w14:textId="77777777" w:rsidR="00F77B52" w:rsidRPr="006E0AA2" w:rsidRDefault="00F77B52" w:rsidP="00F77B52">
      <w:pPr>
        <w:pStyle w:val="BodySS10"/>
        <w:widowControl w:val="0"/>
        <w:spacing w:after="0"/>
        <w:ind w:firstLine="720"/>
        <w:rPr>
          <w:sz w:val="24"/>
          <w:szCs w:val="24"/>
        </w:rPr>
      </w:pPr>
    </w:p>
    <w:p w14:paraId="7BD10D6D" w14:textId="77777777" w:rsidR="00F77B52" w:rsidRPr="006E0AA2" w:rsidRDefault="00F77B52" w:rsidP="00F77B52">
      <w:pPr>
        <w:pStyle w:val="BodySS10"/>
        <w:widowControl w:val="0"/>
        <w:spacing w:after="0"/>
        <w:ind w:firstLine="720"/>
        <w:rPr>
          <w:sz w:val="24"/>
          <w:szCs w:val="24"/>
        </w:rPr>
      </w:pPr>
    </w:p>
    <w:p w14:paraId="1DFD0B0E" w14:textId="77777777" w:rsidR="00F77B52" w:rsidRPr="006E0AA2" w:rsidRDefault="00F77B52" w:rsidP="00F77B52">
      <w:pPr>
        <w:pStyle w:val="BodySS10"/>
        <w:widowControl w:val="0"/>
        <w:spacing w:after="0"/>
        <w:ind w:firstLine="720"/>
        <w:rPr>
          <w:sz w:val="24"/>
          <w:szCs w:val="24"/>
        </w:rPr>
      </w:pPr>
      <w:r w:rsidRPr="006E0AA2">
        <w:rPr>
          <w:sz w:val="24"/>
          <w:szCs w:val="24"/>
        </w:rPr>
        <w:tab/>
      </w:r>
      <w:r w:rsidRPr="006E0AA2">
        <w:rPr>
          <w:sz w:val="24"/>
          <w:szCs w:val="24"/>
        </w:rPr>
        <w:tab/>
      </w:r>
      <w:r w:rsidRPr="006E0AA2">
        <w:rPr>
          <w:sz w:val="24"/>
          <w:szCs w:val="24"/>
        </w:rPr>
        <w:tab/>
      </w:r>
      <w:r w:rsidRPr="006E0AA2">
        <w:rPr>
          <w:sz w:val="24"/>
          <w:szCs w:val="24"/>
        </w:rPr>
        <w:tab/>
      </w:r>
      <w:r w:rsidRPr="006E0AA2">
        <w:rPr>
          <w:sz w:val="24"/>
          <w:szCs w:val="24"/>
        </w:rPr>
        <w:tab/>
      </w:r>
      <w:r w:rsidRPr="006E0AA2">
        <w:rPr>
          <w:sz w:val="24"/>
          <w:szCs w:val="24"/>
        </w:rPr>
        <w:tab/>
        <w:t>________________________________</w:t>
      </w:r>
    </w:p>
    <w:p w14:paraId="0F9DE6B0" w14:textId="77777777" w:rsidR="00F77B52" w:rsidRPr="006E0AA2" w:rsidRDefault="00F77B52" w:rsidP="00F77B52">
      <w:pPr>
        <w:pStyle w:val="BodySS10"/>
        <w:widowControl w:val="0"/>
        <w:spacing w:after="0"/>
        <w:ind w:left="4320" w:firstLine="720"/>
        <w:rPr>
          <w:sz w:val="24"/>
          <w:szCs w:val="24"/>
        </w:rPr>
      </w:pPr>
      <w:r w:rsidRPr="006E0AA2">
        <w:rPr>
          <w:sz w:val="24"/>
          <w:szCs w:val="24"/>
        </w:rPr>
        <w:t>Notary Public</w:t>
      </w:r>
      <w:r w:rsidRPr="006E0AA2">
        <w:rPr>
          <w:sz w:val="24"/>
          <w:szCs w:val="24"/>
        </w:rPr>
        <w:tab/>
      </w:r>
    </w:p>
    <w:p w14:paraId="37A7B62B" w14:textId="77777777" w:rsidR="00B93227" w:rsidRDefault="00B93227" w:rsidP="00B9322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jc w:val="both"/>
        <w:rPr>
          <w:color w:val="000000"/>
        </w:rPr>
      </w:pPr>
    </w:p>
    <w:sectPr w:rsidR="00B93227">
      <w:footerReference w:type="first" r:id="rId7"/>
      <w:type w:val="continuous"/>
      <w:pgSz w:w="12240" w:h="15840"/>
      <w:pgMar w:top="1830" w:right="1170" w:bottom="1290" w:left="1440" w:header="1350" w:footer="8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5DCE9" w14:textId="77777777" w:rsidR="0076444D" w:rsidRDefault="0076444D">
      <w:r>
        <w:separator/>
      </w:r>
    </w:p>
  </w:endnote>
  <w:endnote w:type="continuationSeparator" w:id="0">
    <w:p w14:paraId="33AF2D56" w14:textId="77777777" w:rsidR="0076444D" w:rsidRDefault="0076444D">
      <w:r>
        <w:continuationSeparator/>
      </w:r>
    </w:p>
  </w:endnote>
  <w:endnote w:type="continuationNotice" w:id="1">
    <w:p w14:paraId="3F01CEE8" w14:textId="77777777" w:rsidR="0076444D" w:rsidRDefault="007644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1362" w14:textId="09CACA3C" w:rsidR="007847BA" w:rsidRDefault="00B3165A" w:rsidP="00B3165A">
    <w:pPr>
      <w:pStyle w:val="DocID"/>
    </w:pPr>
    <w:r w:rsidRPr="00B3165A">
      <w:t>181746774.1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25044" w14:textId="77777777" w:rsidR="0076444D" w:rsidRDefault="0076444D">
      <w:r>
        <w:separator/>
      </w:r>
    </w:p>
  </w:footnote>
  <w:footnote w:type="continuationSeparator" w:id="0">
    <w:p w14:paraId="469D13EB" w14:textId="77777777" w:rsidR="0076444D" w:rsidRDefault="0076444D">
      <w:r>
        <w:continuationSeparator/>
      </w:r>
    </w:p>
  </w:footnote>
  <w:footnote w:type="continuationNotice" w:id="1">
    <w:p w14:paraId="31389AA3" w14:textId="77777777" w:rsidR="0076444D" w:rsidRDefault="0076444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1"/>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lowerRoman"/>
      <w:suff w:val="nothing"/>
      <w:lvlText w:val="%9)"/>
      <w:lvlJc w:val="left"/>
    </w:lvl>
  </w:abstractNum>
  <w:abstractNum w:abstractNumId="1" w15:restartNumberingAfterBreak="0">
    <w:nsid w:val="185363E7"/>
    <w:multiLevelType w:val="hybridMultilevel"/>
    <w:tmpl w:val="8E8E6A8C"/>
    <w:lvl w:ilvl="0" w:tplc="25824634">
      <w:start w:val="1"/>
      <w:numFmt w:val="decimal"/>
      <w:lvlText w:val="(%1)"/>
      <w:lvlJc w:val="left"/>
      <w:pPr>
        <w:ind w:left="1086" w:hanging="72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194E8F"/>
    <w:multiLevelType w:val="hybridMultilevel"/>
    <w:tmpl w:val="32822AA2"/>
    <w:lvl w:ilvl="0" w:tplc="FD24D1B0">
      <w:start w:val="1"/>
      <w:numFmt w:val="decimal"/>
      <w:lvlText w:val="%1."/>
      <w:lvlJc w:val="left"/>
      <w:pPr>
        <w:ind w:left="7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F2009E1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B804F4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BDEFA06">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A00F50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40E504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79C810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45ECD6A">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EC6C46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AE97726"/>
    <w:multiLevelType w:val="hybridMultilevel"/>
    <w:tmpl w:val="C4405564"/>
    <w:lvl w:ilvl="0" w:tplc="A4B4FC88">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05737403">
    <w:abstractNumId w:val="0"/>
  </w:num>
  <w:num w:numId="2" w16cid:durableId="1000741605">
    <w:abstractNumId w:val="3"/>
  </w:num>
  <w:num w:numId="3" w16cid:durableId="328756235">
    <w:abstractNumId w:val="2"/>
  </w:num>
  <w:num w:numId="4" w16cid:durableId="12724721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istina Padrino">
    <w15:presenceInfo w15:providerId="AD" w15:userId="S::cp@qvrlaw.net::fad399fd-ce7d-4dae-a301-49665d6f9b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EE4"/>
    <w:rsid w:val="000145BA"/>
    <w:rsid w:val="00031ECE"/>
    <w:rsid w:val="00041950"/>
    <w:rsid w:val="00042946"/>
    <w:rsid w:val="00044DAD"/>
    <w:rsid w:val="000731F0"/>
    <w:rsid w:val="00081A3A"/>
    <w:rsid w:val="0009275D"/>
    <w:rsid w:val="00093972"/>
    <w:rsid w:val="00095BDF"/>
    <w:rsid w:val="000A07FF"/>
    <w:rsid w:val="000B5984"/>
    <w:rsid w:val="000E5837"/>
    <w:rsid w:val="000F1EE4"/>
    <w:rsid w:val="000F4EC4"/>
    <w:rsid w:val="0010407B"/>
    <w:rsid w:val="00124C63"/>
    <w:rsid w:val="00140CC5"/>
    <w:rsid w:val="00144FA2"/>
    <w:rsid w:val="001C24A5"/>
    <w:rsid w:val="001E6CB7"/>
    <w:rsid w:val="001F3343"/>
    <w:rsid w:val="00201A5F"/>
    <w:rsid w:val="00205287"/>
    <w:rsid w:val="00221096"/>
    <w:rsid w:val="00226338"/>
    <w:rsid w:val="002373E7"/>
    <w:rsid w:val="0024057D"/>
    <w:rsid w:val="00241F27"/>
    <w:rsid w:val="00243D06"/>
    <w:rsid w:val="002846E8"/>
    <w:rsid w:val="00286222"/>
    <w:rsid w:val="00292B31"/>
    <w:rsid w:val="00295F9B"/>
    <w:rsid w:val="002A4984"/>
    <w:rsid w:val="002A5AC9"/>
    <w:rsid w:val="002C5750"/>
    <w:rsid w:val="002C7CBB"/>
    <w:rsid w:val="002D5311"/>
    <w:rsid w:val="002F50A1"/>
    <w:rsid w:val="002F6742"/>
    <w:rsid w:val="00305B4E"/>
    <w:rsid w:val="00312065"/>
    <w:rsid w:val="00362D83"/>
    <w:rsid w:val="00370C01"/>
    <w:rsid w:val="003803DC"/>
    <w:rsid w:val="00380E34"/>
    <w:rsid w:val="003A7513"/>
    <w:rsid w:val="003C6FF9"/>
    <w:rsid w:val="003D6056"/>
    <w:rsid w:val="003D7F2F"/>
    <w:rsid w:val="003F63D8"/>
    <w:rsid w:val="004045D6"/>
    <w:rsid w:val="00407D11"/>
    <w:rsid w:val="00427274"/>
    <w:rsid w:val="00462EE3"/>
    <w:rsid w:val="00486E36"/>
    <w:rsid w:val="004D3F68"/>
    <w:rsid w:val="004D63B7"/>
    <w:rsid w:val="004D7B64"/>
    <w:rsid w:val="004E6D5F"/>
    <w:rsid w:val="004F0662"/>
    <w:rsid w:val="004F20D3"/>
    <w:rsid w:val="004F32D5"/>
    <w:rsid w:val="004F4DC9"/>
    <w:rsid w:val="00507A8D"/>
    <w:rsid w:val="0052640D"/>
    <w:rsid w:val="00533D68"/>
    <w:rsid w:val="005775BB"/>
    <w:rsid w:val="005B0C24"/>
    <w:rsid w:val="005B6380"/>
    <w:rsid w:val="006046DF"/>
    <w:rsid w:val="00615B22"/>
    <w:rsid w:val="0062480B"/>
    <w:rsid w:val="00690F57"/>
    <w:rsid w:val="006C79BC"/>
    <w:rsid w:val="006D7FB1"/>
    <w:rsid w:val="006E7508"/>
    <w:rsid w:val="006F5420"/>
    <w:rsid w:val="00700EA6"/>
    <w:rsid w:val="00734815"/>
    <w:rsid w:val="0076444D"/>
    <w:rsid w:val="00772090"/>
    <w:rsid w:val="007847BA"/>
    <w:rsid w:val="007D793A"/>
    <w:rsid w:val="00806632"/>
    <w:rsid w:val="00815ACB"/>
    <w:rsid w:val="00861511"/>
    <w:rsid w:val="00865816"/>
    <w:rsid w:val="008875F4"/>
    <w:rsid w:val="008917C8"/>
    <w:rsid w:val="008A2AE8"/>
    <w:rsid w:val="008A554C"/>
    <w:rsid w:val="008A5B3E"/>
    <w:rsid w:val="008E497D"/>
    <w:rsid w:val="008E5893"/>
    <w:rsid w:val="009146F9"/>
    <w:rsid w:val="00915B31"/>
    <w:rsid w:val="00924FB7"/>
    <w:rsid w:val="00952A41"/>
    <w:rsid w:val="0098180C"/>
    <w:rsid w:val="009F1A19"/>
    <w:rsid w:val="00A038F8"/>
    <w:rsid w:val="00A27E07"/>
    <w:rsid w:val="00A326CA"/>
    <w:rsid w:val="00A34181"/>
    <w:rsid w:val="00A427A2"/>
    <w:rsid w:val="00A740B1"/>
    <w:rsid w:val="00A77A9A"/>
    <w:rsid w:val="00A82F0D"/>
    <w:rsid w:val="00AA499B"/>
    <w:rsid w:val="00AB2025"/>
    <w:rsid w:val="00AB713B"/>
    <w:rsid w:val="00B02B35"/>
    <w:rsid w:val="00B1499B"/>
    <w:rsid w:val="00B14BB0"/>
    <w:rsid w:val="00B30BB6"/>
    <w:rsid w:val="00B3165A"/>
    <w:rsid w:val="00B5197A"/>
    <w:rsid w:val="00B54369"/>
    <w:rsid w:val="00B65F11"/>
    <w:rsid w:val="00B76104"/>
    <w:rsid w:val="00B845E1"/>
    <w:rsid w:val="00B85419"/>
    <w:rsid w:val="00B93227"/>
    <w:rsid w:val="00BA6531"/>
    <w:rsid w:val="00BB3504"/>
    <w:rsid w:val="00BD6C4F"/>
    <w:rsid w:val="00C83AA8"/>
    <w:rsid w:val="00CA57FC"/>
    <w:rsid w:val="00CD0A3C"/>
    <w:rsid w:val="00D03898"/>
    <w:rsid w:val="00D16918"/>
    <w:rsid w:val="00D37D46"/>
    <w:rsid w:val="00D54966"/>
    <w:rsid w:val="00D558E9"/>
    <w:rsid w:val="00D845F3"/>
    <w:rsid w:val="00D865C2"/>
    <w:rsid w:val="00DA584E"/>
    <w:rsid w:val="00DA5BA4"/>
    <w:rsid w:val="00DD0BEB"/>
    <w:rsid w:val="00DF143D"/>
    <w:rsid w:val="00E04FBB"/>
    <w:rsid w:val="00E300E7"/>
    <w:rsid w:val="00E44EA1"/>
    <w:rsid w:val="00E62C8E"/>
    <w:rsid w:val="00E6388C"/>
    <w:rsid w:val="00E71A4E"/>
    <w:rsid w:val="00E97F2F"/>
    <w:rsid w:val="00EB571E"/>
    <w:rsid w:val="00EC4A61"/>
    <w:rsid w:val="00ED7767"/>
    <w:rsid w:val="00F0610F"/>
    <w:rsid w:val="00F12B64"/>
    <w:rsid w:val="00F231C0"/>
    <w:rsid w:val="00F2725D"/>
    <w:rsid w:val="00F30133"/>
    <w:rsid w:val="00F3395B"/>
    <w:rsid w:val="00F42205"/>
    <w:rsid w:val="00F5224B"/>
    <w:rsid w:val="00F6491A"/>
    <w:rsid w:val="00F650C3"/>
    <w:rsid w:val="00F65D4B"/>
    <w:rsid w:val="00F77B52"/>
    <w:rsid w:val="00FA6980"/>
    <w:rsid w:val="00FC1CD3"/>
    <w:rsid w:val="00FC7B2D"/>
    <w:rsid w:val="00FD3E58"/>
    <w:rsid w:val="00FD6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7E31967"/>
  <w15:chartTrackingRefBased/>
  <w15:docId w15:val="{FE8DF601-552A-473B-B261-733DD9757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adjustRightInd w:val="0"/>
    </w:pPr>
    <w:rPr>
      <w:sz w:val="24"/>
      <w:szCs w:val="24"/>
    </w:rPr>
  </w:style>
  <w:style w:type="paragraph" w:styleId="Heading1">
    <w:name w:val="heading 1"/>
    <w:basedOn w:val="Normal"/>
    <w:next w:val="Normal"/>
    <w:qFormat/>
    <w:pPr>
      <w:keepNext/>
      <w:outlineLvl w:val="0"/>
    </w:pPr>
    <w:rPr>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Level9">
    <w:name w:val="Level 9"/>
    <w:basedOn w:val="Normal"/>
    <w:pPr>
      <w:widowControl w:val="0"/>
    </w:pPr>
    <w:rPr>
      <w:b/>
      <w:bCs/>
    </w:r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paragraph" w:customStyle="1" w:styleId="WPNormal">
    <w:name w:val="WP_Normal"/>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DefinitionT">
    <w:name w:val="Definition T"/>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character" w:customStyle="1" w:styleId="Definition">
    <w:name w:val="Definition"/>
    <w:rPr>
      <w:i/>
      <w:iCs/>
      <w:spacing w:val="0"/>
    </w:rPr>
  </w:style>
  <w:style w:type="paragraph" w:customStyle="1" w:styleId="H1">
    <w:name w:val="H1"/>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48"/>
      <w:szCs w:val="48"/>
    </w:rPr>
  </w:style>
  <w:style w:type="paragraph" w:customStyle="1" w:styleId="H2">
    <w:name w:val="H2"/>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36"/>
      <w:szCs w:val="36"/>
    </w:rPr>
  </w:style>
  <w:style w:type="paragraph" w:customStyle="1" w:styleId="H3">
    <w:name w:val="H3"/>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28"/>
      <w:szCs w:val="28"/>
    </w:rPr>
  </w:style>
  <w:style w:type="paragraph" w:customStyle="1" w:styleId="H4">
    <w:name w:val="H4"/>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rPr>
  </w:style>
  <w:style w:type="paragraph" w:customStyle="1" w:styleId="H5">
    <w:name w:val="H5"/>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20"/>
      <w:szCs w:val="20"/>
    </w:rPr>
  </w:style>
  <w:style w:type="paragraph" w:customStyle="1" w:styleId="H6">
    <w:name w:val="H6"/>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16"/>
      <w:szCs w:val="16"/>
    </w:rPr>
  </w:style>
  <w:style w:type="paragraph" w:customStyle="1" w:styleId="Address">
    <w:name w:val="Address"/>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i/>
      <w:iCs/>
    </w:r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CITE">
    <w:name w:val="CITE"/>
    <w:rPr>
      <w:i/>
      <w:iCs/>
      <w:spacing w:val="0"/>
    </w:rPr>
  </w:style>
  <w:style w:type="character" w:customStyle="1" w:styleId="CODE">
    <w:name w:val="CODE"/>
    <w:rPr>
      <w:rFonts w:ascii="Courier New" w:hAnsi="Courier New" w:cs="Courier New"/>
      <w:spacing w:val="0"/>
      <w:sz w:val="20"/>
      <w:szCs w:val="20"/>
    </w:rPr>
  </w:style>
  <w:style w:type="character" w:customStyle="1" w:styleId="WPEmphasis">
    <w:name w:val="WP_Emphasis"/>
    <w:rPr>
      <w:i/>
      <w:iCs/>
      <w:spacing w:val="0"/>
    </w:rPr>
  </w:style>
  <w:style w:type="character" w:customStyle="1" w:styleId="WPHyperlink">
    <w:name w:val="WP_Hyperlink"/>
    <w:rPr>
      <w:color w:val="0000FF"/>
      <w:spacing w:val="0"/>
      <w:u w:val="single"/>
    </w:rPr>
  </w:style>
  <w:style w:type="character" w:customStyle="1" w:styleId="FollowedHype">
    <w:name w:val="FollowedHype"/>
    <w:rPr>
      <w:color w:val="800080"/>
      <w:spacing w:val="0"/>
      <w:u w:val="single"/>
    </w:rPr>
  </w:style>
  <w:style w:type="character" w:customStyle="1" w:styleId="Keyboard">
    <w:name w:val="Keyboard"/>
    <w:rPr>
      <w:rFonts w:ascii="Courier New" w:hAnsi="Courier New" w:cs="Courier New"/>
      <w:b/>
      <w:bCs/>
      <w:spacing w:val="0"/>
      <w:sz w:val="20"/>
      <w:szCs w:val="20"/>
    </w:r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cs="Courier New"/>
      <w:sz w:val="20"/>
      <w:szCs w:val="20"/>
    </w:rPr>
  </w:style>
  <w:style w:type="paragraph" w:customStyle="1" w:styleId="zBottomof">
    <w:name w:val="zBottom of"/>
    <w:basedOn w:val="Normal"/>
    <w:pPr>
      <w:widowControl w:val="0"/>
      <w:pBdr>
        <w:top w:val="double" w:sz="2" w:space="0" w:color="000000"/>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Pr>
      <w:rFonts w:ascii="Arial" w:hAnsi="Arial" w:cs="Arial"/>
      <w:sz w:val="16"/>
      <w:szCs w:val="16"/>
    </w:rPr>
  </w:style>
  <w:style w:type="paragraph" w:customStyle="1" w:styleId="zTopofFor">
    <w:name w:val="zTop of For"/>
    <w:basedOn w:val="Normal"/>
    <w:pPr>
      <w:widowControl w:val="0"/>
      <w:pBdr>
        <w:bottom w:val="double" w:sz="2" w:space="0" w:color="000000"/>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Pr>
      <w:rFonts w:ascii="Arial" w:hAnsi="Arial" w:cs="Arial"/>
      <w:sz w:val="16"/>
      <w:szCs w:val="16"/>
    </w:rPr>
  </w:style>
  <w:style w:type="character" w:customStyle="1" w:styleId="Sample">
    <w:name w:val="Sample"/>
    <w:rPr>
      <w:rFonts w:ascii="Courier New" w:hAnsi="Courier New" w:cs="Courier New"/>
      <w:spacing w:val="0"/>
    </w:rPr>
  </w:style>
  <w:style w:type="character" w:customStyle="1" w:styleId="WPStrong">
    <w:name w:val="WP_Strong"/>
    <w:rPr>
      <w:b/>
      <w:bCs/>
      <w:spacing w:val="0"/>
    </w:rPr>
  </w:style>
  <w:style w:type="character" w:customStyle="1" w:styleId="Typewriter">
    <w:name w:val="Typewriter"/>
    <w:rPr>
      <w:rFonts w:ascii="Courier New" w:hAnsi="Courier New" w:cs="Courier New"/>
      <w:spacing w:val="0"/>
      <w:sz w:val="20"/>
      <w:szCs w:val="20"/>
    </w:rPr>
  </w:style>
  <w:style w:type="character" w:customStyle="1" w:styleId="Variable">
    <w:name w:val="Variable"/>
    <w:rPr>
      <w:i/>
      <w:iCs/>
      <w:spacing w:val="0"/>
    </w:rPr>
  </w:style>
  <w:style w:type="character" w:customStyle="1" w:styleId="HTMLMarkup">
    <w:name w:val="HTML Markup"/>
    <w:rPr>
      <w:vanish/>
      <w:color w:val="FF0000"/>
      <w:spacing w:val="0"/>
    </w:rPr>
  </w:style>
  <w:style w:type="character" w:customStyle="1" w:styleId="Comment">
    <w:name w:val="Comment"/>
    <w:rPr>
      <w:vanish/>
      <w:spacing w:val="0"/>
    </w:rPr>
  </w:style>
  <w:style w:type="paragraph" w:styleId="Footer">
    <w:name w:val="footer"/>
    <w:basedOn w:val="Normal"/>
    <w:pPr>
      <w:tabs>
        <w:tab w:val="center" w:pos="4320"/>
        <w:tab w:val="right" w:pos="8640"/>
      </w:tabs>
    </w:pPr>
  </w:style>
  <w:style w:type="paragraph" w:customStyle="1" w:styleId="DeltaViewTableHeading">
    <w:name w:val="DeltaView Table Heading"/>
    <w:basedOn w:val="Normal"/>
    <w:pPr>
      <w:spacing w:after="120"/>
    </w:pPr>
    <w:rPr>
      <w:rFonts w:ascii="Arial" w:hAnsi="Arial" w:cs="Arial"/>
      <w:b/>
      <w:bCs/>
    </w:rPr>
  </w:style>
  <w:style w:type="paragraph" w:customStyle="1" w:styleId="DeltaViewTableBody">
    <w:name w:val="DeltaView Table Body"/>
    <w:basedOn w:val="Normal"/>
    <w:rPr>
      <w:rFonts w:ascii="Arial" w:hAnsi="Arial" w:cs="Arial"/>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styleId="CommentReference">
    <w:name w:val="annotation reference"/>
    <w:semiHidden/>
    <w:rPr>
      <w:spacing w:val="0"/>
      <w:sz w:val="16"/>
      <w:szCs w:val="16"/>
    </w:rPr>
  </w:style>
  <w:style w:type="paragraph" w:styleId="BodyText">
    <w:name w:val="Body Text"/>
    <w:basedOn w:val="Normal"/>
    <w:rPr>
      <w:sz w:val="18"/>
      <w:szCs w:val="18"/>
    </w:rPr>
  </w:style>
  <w:style w:type="character" w:customStyle="1" w:styleId="DeltaViewInsertion">
    <w:name w:val="DeltaView Insertion"/>
    <w:rPr>
      <w:b/>
      <w:bCs/>
      <w:color w:val="0000FF"/>
      <w:spacing w:val="0"/>
      <w:u w:val="single"/>
    </w:rPr>
  </w:style>
  <w:style w:type="character" w:customStyle="1" w:styleId="DeltaViewDeletion">
    <w:name w:val="DeltaView Deletion"/>
    <w:rPr>
      <w:strike/>
      <w:color w:val="FF0000"/>
      <w:spacing w:val="0"/>
    </w:rPr>
  </w:style>
  <w:style w:type="character" w:customStyle="1" w:styleId="DeltaViewMoveSource">
    <w:name w:val="DeltaView Move Source"/>
    <w:rPr>
      <w:dstrike/>
      <w:color w:val="FF0000"/>
      <w:spacing w:val="0"/>
    </w:rPr>
  </w:style>
  <w:style w:type="character" w:customStyle="1" w:styleId="DeltaViewMoveDestination">
    <w:name w:val="DeltaView Move Destination"/>
    <w:rPr>
      <w:b/>
      <w:bCs/>
      <w:color w:val="0000FF"/>
      <w:spacing w:val="0"/>
      <w:u w:val="double"/>
    </w:rPr>
  </w:style>
  <w:style w:type="paragraph" w:styleId="CommentText">
    <w:name w:val="annotation text"/>
    <w:basedOn w:val="Normal"/>
    <w:semiHidden/>
    <w:rPr>
      <w:sz w:val="20"/>
      <w:szCs w:val="20"/>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paragraph" w:styleId="DocumentMap">
    <w:name w:val="Document Map"/>
    <w:basedOn w:val="Normal"/>
    <w:semiHidden/>
    <w:pPr>
      <w:shd w:val="clear" w:color="auto" w:fill="000080"/>
    </w:pPr>
    <w:rPr>
      <w:rFonts w:ascii="Tahoma" w:hAnsi="Tahoma" w:cs="Tahoma"/>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double"/>
    </w:rPr>
  </w:style>
  <w:style w:type="character" w:customStyle="1" w:styleId="DeltaViewStyleChangeText">
    <w:name w:val="DeltaView Style Change Text"/>
    <w:rPr>
      <w:color w:val="000000"/>
      <w:spacing w:val="0"/>
      <w:u w:val="double"/>
    </w:rPr>
  </w:style>
  <w:style w:type="character" w:customStyle="1" w:styleId="DeltaViewStyleChangeLabel">
    <w:name w:val="DeltaView Style Change Label"/>
    <w:rPr>
      <w:color w:val="000000"/>
      <w:spacing w:val="0"/>
    </w:rPr>
  </w:style>
  <w:style w:type="paragraph" w:customStyle="1" w:styleId="p18">
    <w:name w:val="p18"/>
    <w:basedOn w:val="Normal"/>
    <w:pPr>
      <w:widowControl w:val="0"/>
      <w:spacing w:line="283" w:lineRule="atLeast"/>
      <w:ind w:left="595" w:hanging="714"/>
      <w:jc w:val="both"/>
    </w:pPr>
  </w:style>
  <w:style w:type="paragraph" w:styleId="ListParagraph">
    <w:name w:val="List Paragraph"/>
    <w:basedOn w:val="Normal"/>
    <w:uiPriority w:val="34"/>
    <w:qFormat/>
    <w:rsid w:val="006E7508"/>
    <w:pPr>
      <w:ind w:left="720"/>
    </w:pPr>
  </w:style>
  <w:style w:type="paragraph" w:customStyle="1" w:styleId="BodyIndent10">
    <w:name w:val="Body Indent 1.0"/>
    <w:basedOn w:val="Normal"/>
    <w:rsid w:val="000145BA"/>
    <w:pPr>
      <w:autoSpaceDE/>
      <w:autoSpaceDN/>
      <w:adjustRightInd/>
      <w:spacing w:before="240"/>
      <w:ind w:left="1440"/>
      <w:jc w:val="both"/>
    </w:pPr>
    <w:rPr>
      <w:szCs w:val="20"/>
    </w:rPr>
  </w:style>
  <w:style w:type="paragraph" w:customStyle="1" w:styleId="HBNORMAL">
    <w:name w:val="HBNORMAL"/>
    <w:aliases w:val="NL"/>
    <w:rsid w:val="00F2725D"/>
    <w:rPr>
      <w:sz w:val="24"/>
      <w:szCs w:val="24"/>
    </w:rPr>
  </w:style>
  <w:style w:type="character" w:customStyle="1" w:styleId="BodySS10Char">
    <w:name w:val="Body SS 1.0 Char"/>
    <w:link w:val="BodySS10"/>
    <w:locked/>
    <w:rsid w:val="00F77B52"/>
  </w:style>
  <w:style w:type="paragraph" w:customStyle="1" w:styleId="BodySS10">
    <w:name w:val="Body SS 1.0"/>
    <w:basedOn w:val="Normal"/>
    <w:link w:val="BodySS10Char"/>
    <w:rsid w:val="00F77B52"/>
    <w:pPr>
      <w:autoSpaceDE/>
      <w:autoSpaceDN/>
      <w:adjustRightInd/>
      <w:spacing w:after="240"/>
      <w:ind w:firstLine="1440"/>
      <w:jc w:val="both"/>
    </w:pPr>
    <w:rPr>
      <w:sz w:val="20"/>
      <w:szCs w:val="20"/>
    </w:rPr>
  </w:style>
  <w:style w:type="paragraph" w:customStyle="1" w:styleId="DocID">
    <w:name w:val="DocID"/>
    <w:basedOn w:val="Normal"/>
    <w:next w:val="Normal"/>
    <w:qFormat/>
    <w:rsid w:val="00B3165A"/>
    <w:pPr>
      <w:autoSpaceDE/>
      <w:autoSpaceDN/>
      <w:adjustRightInd/>
      <w:spacing w:after="240"/>
    </w:pPr>
    <w:rPr>
      <w:rFonts w:eastAsiaTheme="minorHAnsi"/>
      <w:color w:val="000000" w:themeColor="text1"/>
      <w:sz w:val="18"/>
    </w:rPr>
  </w:style>
  <w:style w:type="paragraph" w:styleId="Revision">
    <w:name w:val="Revision"/>
    <w:hidden/>
    <w:uiPriority w:val="99"/>
    <w:semiHidden/>
    <w:rsid w:val="00507A8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22D19929-EA52-4F6A-81F0-344EC045897A}"/>
</file>

<file path=customXml/itemProps2.xml><?xml version="1.0" encoding="utf-8"?>
<ds:datastoreItem xmlns:ds="http://schemas.openxmlformats.org/officeDocument/2006/customXml" ds:itemID="{1BC2C214-6666-423D-8F99-23CAF188A09E}"/>
</file>

<file path=customXml/itemProps3.xml><?xml version="1.0" encoding="utf-8"?>
<ds:datastoreItem xmlns:ds="http://schemas.openxmlformats.org/officeDocument/2006/customXml" ds:itemID="{9B23745C-0759-47B2-9587-067EE38CC01D}"/>
</file>

<file path=docProps/app.xml><?xml version="1.0" encoding="utf-8"?>
<Properties xmlns="http://schemas.openxmlformats.org/officeDocument/2006/extended-properties" xmlns:vt="http://schemas.openxmlformats.org/officeDocument/2006/docPropsVTypes">
  <Template>Normal</Template>
  <TotalTime>7</TotalTime>
  <Pages>8</Pages>
  <Words>3020</Words>
  <Characters>16128</Characters>
  <Application>Microsoft Office Word</Application>
  <DocSecurity>4</DocSecurity>
  <Lines>336</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Padrino</dc:creator>
  <cp:lastModifiedBy>Cristina Padrino</cp:lastModifiedBy>
  <cp:revision>2</cp:revision>
  <cp:lastPrinted>1900-01-01T05:00:00Z</cp:lastPrinted>
  <dcterms:created xsi:type="dcterms:W3CDTF">2026-02-12T17:19:00Z</dcterms:created>
  <dcterms:modified xsi:type="dcterms:W3CDTF">2026-02-12T17:19:00Z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